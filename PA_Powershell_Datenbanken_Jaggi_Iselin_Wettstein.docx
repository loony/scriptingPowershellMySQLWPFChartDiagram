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687F" w14:textId="59A06006" w:rsidR="0042046A" w:rsidRPr="00110066" w:rsidRDefault="00E906BD">
      <w:pPr>
        <w:pStyle w:val="DocumentTitle0"/>
        <w:jc w:val="center"/>
        <w:pPrChange w:id="0" w:author="- michi -" w:date="2020-11-14T21:15:00Z">
          <w:pPr>
            <w:pStyle w:val="DocumentTitle0"/>
          </w:pPr>
        </w:pPrChange>
      </w:pPr>
      <w:bookmarkStart w:id="1" w:name="_Toc56280977"/>
      <w:del w:id="2" w:author="loony bin" w:date="2020-11-15T10:43:00Z">
        <w:r w:rsidRPr="00110066">
          <w:delText>PowerShell</w:delText>
        </w:r>
      </w:del>
      <w:bookmarkEnd w:id="1"/>
      <w:proofErr w:type="spellStart"/>
      <w:ins w:id="3" w:author="loony bin" w:date="2020-11-15T10:43:00Z">
        <w:r w:rsidR="00F74F63">
          <w:t>Powershell</w:t>
        </w:r>
      </w:ins>
      <w:proofErr w:type="spellEnd"/>
    </w:p>
    <w:p w14:paraId="3B5C5C7D" w14:textId="16CCFC36" w:rsidR="00886205" w:rsidRPr="00110066" w:rsidRDefault="0042046A">
      <w:pPr>
        <w:pStyle w:val="DocumentTitle0"/>
        <w:jc w:val="center"/>
        <w:rPr>
          <w:sz w:val="32"/>
          <w:szCs w:val="32"/>
        </w:rPr>
        <w:pPrChange w:id="4" w:author="- michi -" w:date="2020-11-14T21:15:00Z">
          <w:pPr>
            <w:pStyle w:val="DocumentTitle0"/>
          </w:pPr>
        </w:pPrChange>
      </w:pPr>
      <w:bookmarkStart w:id="5" w:name="_Toc56280978"/>
      <w:proofErr w:type="spellStart"/>
      <w:r w:rsidRPr="00110066">
        <w:t>Datenbanken</w:t>
      </w:r>
      <w:proofErr w:type="spellEnd"/>
      <w:del w:id="6" w:author="loony bin" w:date="2020-11-15T12:23:00Z">
        <w:r w:rsidRPr="00110066">
          <w:delText xml:space="preserve"> </w:delText>
        </w:r>
      </w:del>
      <w:ins w:id="7" w:author="loony bin" w:date="2020-11-15T12:26:00Z">
        <w:r w:rsidR="00411DA3">
          <w:t xml:space="preserve"> </w:t>
        </w:r>
      </w:ins>
      <w:r w:rsidRPr="00110066">
        <w:t>und</w:t>
      </w:r>
      <w:del w:id="8" w:author="loony bin" w:date="2020-11-15T12:23:00Z">
        <w:r w:rsidRPr="00110066">
          <w:delText xml:space="preserve"> </w:delText>
        </w:r>
      </w:del>
      <w:ins w:id="9" w:author="loony bin" w:date="2020-11-15T12:26:00Z">
        <w:r w:rsidR="00411DA3">
          <w:t xml:space="preserve"> </w:t>
        </w:r>
      </w:ins>
      <w:r w:rsidR="007355D5" w:rsidRPr="00110066">
        <w:t>GUIs</w:t>
      </w:r>
      <w:bookmarkEnd w:id="5"/>
    </w:p>
    <w:p w14:paraId="30128ECA" w14:textId="4CA65862" w:rsidR="00A47C6B" w:rsidRPr="00110066" w:rsidRDefault="005836D6" w:rsidP="00110066">
      <w:pPr>
        <w:pStyle w:val="Caption"/>
      </w:pPr>
      <w:del w:id="10" w:author="loony bin" w:date="2020-11-15T12:23:00Z">
        <w:r w:rsidRPr="00110066" w:rsidDel="009D3441">
          <w:delText xml:space="preserve"> </w:delText>
        </w:r>
      </w:del>
      <w:ins w:id="11" w:author="loony bin" w:date="2020-11-15T12:26:00Z">
        <w:r w:rsidRPr="00110066">
          <w:t xml:space="preserve"> </w:t>
        </w:r>
      </w:ins>
    </w:p>
    <w:p w14:paraId="437660BE" w14:textId="3EF5B3C4" w:rsidR="00A47C6B" w:rsidRPr="00110066" w:rsidRDefault="005A3A12">
      <w:pPr>
        <w:pStyle w:val="Caption"/>
        <w:jc w:val="center"/>
        <w:pPrChange w:id="12" w:author="- michi -" w:date="2020-11-14T21:14:00Z">
          <w:pPr>
            <w:pStyle w:val="Caption"/>
          </w:pPr>
        </w:pPrChange>
      </w:pPr>
      <w:r w:rsidRPr="00110066">
        <w:rPr>
          <w:noProof/>
        </w:rPr>
        <w:drawing>
          <wp:inline distT="0" distB="0" distL="0" distR="0" wp14:anchorId="6036C395" wp14:editId="68B776E2">
            <wp:extent cx="2467079" cy="38935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079" cy="38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0A1E" w14:textId="31193EED" w:rsidR="00C367D9" w:rsidRPr="00110066" w:rsidDel="005975AC" w:rsidRDefault="00C367D9" w:rsidP="00110066">
      <w:pPr>
        <w:pStyle w:val="Caption"/>
        <w:rPr>
          <w:del w:id="13" w:author="- michi -" w:date="2020-11-14T21:14:00Z"/>
        </w:rPr>
      </w:pPr>
    </w:p>
    <w:p w14:paraId="13562559" w14:textId="3382B5A2" w:rsidR="00B4507E" w:rsidRPr="00F74F63" w:rsidRDefault="005836D6" w:rsidP="00110066">
      <w:pPr>
        <w:pStyle w:val="DocumentTitle"/>
        <w:rPr>
          <w:lang w:val="de-CH"/>
          <w:rPrChange w:id="14" w:author="loony bin" w:date="2020-11-15T10:43:00Z">
            <w:rPr/>
          </w:rPrChange>
        </w:rPr>
      </w:pPr>
      <w:del w:id="15" w:author="loony bin" w:date="2020-11-15T12:23:00Z">
        <w:r w:rsidRPr="00F74F63" w:rsidDel="009D3441">
          <w:rPr>
            <w:lang w:val="de-CH"/>
            <w:rPrChange w:id="16" w:author="loony bin" w:date="2020-11-15T10:42:00Z">
              <w:rPr/>
            </w:rPrChange>
          </w:rPr>
          <w:delText xml:space="preserve"> </w:delText>
        </w:r>
      </w:del>
      <w:ins w:id="17" w:author="loony bin" w:date="2020-11-15T12:26:00Z">
        <w:r>
          <w:rPr>
            <w:lang w:val="de-CH"/>
          </w:rPr>
          <w:t xml:space="preserve"> </w:t>
        </w:r>
      </w:ins>
    </w:p>
    <w:p w14:paraId="3E765980" w14:textId="74D929A9" w:rsidR="0042046A" w:rsidRPr="00F74F63" w:rsidRDefault="005B57DD" w:rsidP="00110066">
      <w:pPr>
        <w:pStyle w:val="DocumentTitle"/>
        <w:rPr>
          <w:lang w:val="de-CH"/>
          <w:rPrChange w:id="18" w:author="loony bin" w:date="2020-11-15T10:43:00Z">
            <w:rPr/>
          </w:rPrChange>
        </w:rPr>
      </w:pPr>
      <w:r w:rsidRPr="00F74F63">
        <w:rPr>
          <w:lang w:val="de-CH"/>
          <w:rPrChange w:id="19" w:author="loony bin" w:date="2020-11-15T10:43:00Z">
            <w:rPr/>
          </w:rPrChange>
        </w:rPr>
        <w:t>P</w:t>
      </w:r>
      <w:r w:rsidR="0042046A" w:rsidRPr="00F74F63">
        <w:rPr>
          <w:lang w:val="de-CH"/>
          <w:rPrChange w:id="20" w:author="loony bin" w:date="2020-11-15T10:43:00Z">
            <w:rPr/>
          </w:rPrChange>
        </w:rPr>
        <w:t>artnerarbeit</w:t>
      </w:r>
      <w:del w:id="21" w:author="loony bin" w:date="2020-11-15T12:23:00Z">
        <w:r w:rsidR="0042046A" w:rsidRPr="00F74F63">
          <w:rPr>
            <w:lang w:val="de-CH"/>
            <w:rPrChange w:id="22" w:author="loony bin" w:date="2020-11-15T10:43:00Z">
              <w:rPr/>
            </w:rPrChange>
          </w:rPr>
          <w:delText xml:space="preserve"> </w:delText>
        </w:r>
      </w:del>
      <w:ins w:id="23" w:author="loony bin" w:date="2020-11-15T12:26:00Z">
        <w:r w:rsidR="00411DA3">
          <w:rPr>
            <w:lang w:val="de-CH"/>
          </w:rPr>
          <w:t xml:space="preserve"> </w:t>
        </w:r>
      </w:ins>
      <w:r w:rsidR="0042046A" w:rsidRPr="00F74F63">
        <w:rPr>
          <w:lang w:val="de-CH"/>
          <w:rPrChange w:id="24" w:author="loony bin" w:date="2020-11-15T10:43:00Z">
            <w:rPr/>
          </w:rPrChange>
        </w:rPr>
        <w:t>von</w:t>
      </w:r>
    </w:p>
    <w:p w14:paraId="5DA3B316" w14:textId="276D77D7" w:rsidR="005B57DD" w:rsidRPr="00F74F63" w:rsidRDefault="0042046A" w:rsidP="00110066">
      <w:pPr>
        <w:pStyle w:val="DocumentTitle"/>
        <w:rPr>
          <w:lang w:val="de-CH"/>
          <w:rPrChange w:id="25" w:author="loony bin" w:date="2020-11-15T10:43:00Z">
            <w:rPr/>
          </w:rPrChange>
        </w:rPr>
      </w:pPr>
      <w:r w:rsidRPr="00F74F63">
        <w:rPr>
          <w:lang w:val="de-CH"/>
          <w:rPrChange w:id="26" w:author="loony bin" w:date="2020-11-15T10:43:00Z">
            <w:rPr/>
          </w:rPrChange>
        </w:rPr>
        <w:t>Roland</w:t>
      </w:r>
      <w:del w:id="27" w:author="loony bin" w:date="2020-11-15T12:23:00Z">
        <w:r w:rsidRPr="00F74F63">
          <w:rPr>
            <w:lang w:val="de-CH"/>
            <w:rPrChange w:id="28" w:author="loony bin" w:date="2020-11-15T10:43:00Z">
              <w:rPr/>
            </w:rPrChange>
          </w:rPr>
          <w:delText xml:space="preserve"> </w:delText>
        </w:r>
      </w:del>
      <w:ins w:id="29" w:author="loony bin" w:date="2020-11-15T12:26:00Z">
        <w:r w:rsidR="00411DA3">
          <w:rPr>
            <w:lang w:val="de-CH"/>
          </w:rPr>
          <w:t xml:space="preserve"> </w:t>
        </w:r>
      </w:ins>
      <w:r w:rsidRPr="00F74F63">
        <w:rPr>
          <w:lang w:val="de-CH"/>
          <w:rPrChange w:id="30" w:author="loony bin" w:date="2020-11-15T10:43:00Z">
            <w:rPr/>
          </w:rPrChange>
        </w:rPr>
        <w:t>Jaggi,</w:t>
      </w:r>
      <w:del w:id="31" w:author="loony bin" w:date="2020-11-15T12:23:00Z">
        <w:r w:rsidRPr="00F74F63">
          <w:rPr>
            <w:lang w:val="de-CH"/>
            <w:rPrChange w:id="32" w:author="loony bin" w:date="2020-11-15T10:43:00Z">
              <w:rPr/>
            </w:rPrChange>
          </w:rPr>
          <w:delText xml:space="preserve"> </w:delText>
        </w:r>
      </w:del>
      <w:ins w:id="33" w:author="loony bin" w:date="2020-11-15T12:26:00Z">
        <w:r w:rsidR="00411DA3">
          <w:rPr>
            <w:lang w:val="de-CH"/>
          </w:rPr>
          <w:t xml:space="preserve"> </w:t>
        </w:r>
      </w:ins>
      <w:r w:rsidRPr="00F74F63">
        <w:rPr>
          <w:lang w:val="de-CH"/>
          <w:rPrChange w:id="34" w:author="loony bin" w:date="2020-11-15T10:43:00Z">
            <w:rPr/>
          </w:rPrChange>
        </w:rPr>
        <w:t>Joel</w:t>
      </w:r>
      <w:del w:id="35" w:author="loony bin" w:date="2020-11-15T12:23:00Z">
        <w:r w:rsidRPr="00F74F63">
          <w:rPr>
            <w:lang w:val="de-CH"/>
            <w:rPrChange w:id="36" w:author="loony bin" w:date="2020-11-15T10:43:00Z">
              <w:rPr/>
            </w:rPrChange>
          </w:rPr>
          <w:delText xml:space="preserve"> </w:delText>
        </w:r>
      </w:del>
      <w:ins w:id="37" w:author="loony bin" w:date="2020-11-15T12:26:00Z">
        <w:r w:rsidR="00411DA3">
          <w:rPr>
            <w:lang w:val="de-CH"/>
          </w:rPr>
          <w:t xml:space="preserve"> </w:t>
        </w:r>
      </w:ins>
      <w:r w:rsidRPr="00F74F63">
        <w:rPr>
          <w:lang w:val="de-CH"/>
          <w:rPrChange w:id="38" w:author="loony bin" w:date="2020-11-15T10:43:00Z">
            <w:rPr/>
          </w:rPrChange>
        </w:rPr>
        <w:t>Iselin,</w:t>
      </w:r>
      <w:del w:id="39" w:author="loony bin" w:date="2020-11-15T12:23:00Z">
        <w:r w:rsidRPr="00F74F63">
          <w:rPr>
            <w:lang w:val="de-CH"/>
            <w:rPrChange w:id="40" w:author="loony bin" w:date="2020-11-15T10:43:00Z">
              <w:rPr/>
            </w:rPrChange>
          </w:rPr>
          <w:delText xml:space="preserve"> </w:delText>
        </w:r>
      </w:del>
      <w:ins w:id="41" w:author="loony bin" w:date="2020-11-15T12:26:00Z">
        <w:r w:rsidR="00411DA3">
          <w:rPr>
            <w:lang w:val="de-CH"/>
          </w:rPr>
          <w:t xml:space="preserve"> </w:t>
        </w:r>
      </w:ins>
      <w:r w:rsidR="005B57DD" w:rsidRPr="00F74F63">
        <w:rPr>
          <w:lang w:val="de-CH"/>
          <w:rPrChange w:id="42" w:author="loony bin" w:date="2020-11-15T10:43:00Z">
            <w:rPr/>
          </w:rPrChange>
        </w:rPr>
        <w:t>Michael</w:t>
      </w:r>
      <w:del w:id="43" w:author="loony bin" w:date="2020-11-15T12:23:00Z">
        <w:r w:rsidR="005B57DD" w:rsidRPr="00F74F63">
          <w:rPr>
            <w:lang w:val="de-CH"/>
            <w:rPrChange w:id="44" w:author="loony bin" w:date="2020-11-15T10:43:00Z">
              <w:rPr/>
            </w:rPrChange>
          </w:rPr>
          <w:delText xml:space="preserve"> </w:delText>
        </w:r>
      </w:del>
      <w:ins w:id="45" w:author="loony bin" w:date="2020-11-15T12:26:00Z">
        <w:r w:rsidR="00411DA3">
          <w:rPr>
            <w:lang w:val="de-CH"/>
          </w:rPr>
          <w:t xml:space="preserve"> </w:t>
        </w:r>
      </w:ins>
      <w:r w:rsidR="005B57DD" w:rsidRPr="00F74F63">
        <w:rPr>
          <w:lang w:val="de-CH"/>
          <w:rPrChange w:id="46" w:author="loony bin" w:date="2020-11-15T10:43:00Z">
            <w:rPr/>
          </w:rPrChange>
        </w:rPr>
        <w:t>Wettstein</w:t>
      </w:r>
    </w:p>
    <w:p w14:paraId="6C1A3047" w14:textId="7A5BDC24" w:rsidR="005B57DD" w:rsidRPr="00110066" w:rsidRDefault="005B57DD">
      <w:pPr>
        <w:jc w:val="center"/>
        <w:pPrChange w:id="47" w:author="- michi -" w:date="2020-11-14T21:14:00Z">
          <w:pPr/>
        </w:pPrChange>
      </w:pPr>
    </w:p>
    <w:p w14:paraId="43BAF31A" w14:textId="1ED61252" w:rsidR="005B57DD" w:rsidRPr="00110066" w:rsidRDefault="005B57DD">
      <w:pPr>
        <w:jc w:val="center"/>
        <w:pPrChange w:id="48" w:author="- michi -" w:date="2020-11-14T21:14:00Z">
          <w:pPr/>
        </w:pPrChange>
      </w:pPr>
      <w:r w:rsidRPr="00110066">
        <w:t>Studiengang:</w:t>
      </w:r>
      <w:del w:id="49" w:author="loony bin" w:date="2020-11-15T12:23:00Z">
        <w:r w:rsidRPr="00110066">
          <w:delText xml:space="preserve"> </w:delText>
        </w:r>
      </w:del>
      <w:ins w:id="50" w:author="loony bin" w:date="2020-11-15T12:26:00Z">
        <w:r w:rsidR="00411DA3">
          <w:t xml:space="preserve"> </w:t>
        </w:r>
      </w:ins>
      <w:r w:rsidRPr="00110066">
        <w:t>Diplomausbildung</w:t>
      </w:r>
      <w:del w:id="51" w:author="loony bin" w:date="2020-11-15T12:23:00Z">
        <w:r w:rsidRPr="00110066">
          <w:delText xml:space="preserve"> </w:delText>
        </w:r>
      </w:del>
      <w:ins w:id="52" w:author="loony bin" w:date="2020-11-15T12:26:00Z">
        <w:r w:rsidR="00411DA3">
          <w:t xml:space="preserve"> </w:t>
        </w:r>
      </w:ins>
      <w:r w:rsidRPr="00110066">
        <w:t>HF</w:t>
      </w:r>
      <w:del w:id="53" w:author="loony bin" w:date="2020-11-15T12:23:00Z">
        <w:r w:rsidRPr="00110066">
          <w:delText xml:space="preserve"> </w:delText>
        </w:r>
      </w:del>
      <w:ins w:id="54" w:author="loony bin" w:date="2020-11-15T12:26:00Z">
        <w:r w:rsidR="00411DA3">
          <w:t xml:space="preserve"> </w:t>
        </w:r>
      </w:ins>
      <w:r w:rsidRPr="00110066">
        <w:t>Informatik</w:t>
      </w:r>
    </w:p>
    <w:p w14:paraId="760D0814" w14:textId="33AA0CE8" w:rsidR="005B57DD" w:rsidRPr="00110066" w:rsidRDefault="0042046A">
      <w:pPr>
        <w:jc w:val="center"/>
        <w:pPrChange w:id="55" w:author="- michi -" w:date="2020-11-14T21:14:00Z">
          <w:pPr/>
        </w:pPrChange>
      </w:pPr>
      <w:r w:rsidRPr="00110066">
        <w:t>Fach:</w:t>
      </w:r>
      <w:del w:id="56" w:author="loony bin" w:date="2020-11-15T12:23:00Z">
        <w:r w:rsidRPr="00110066">
          <w:delText xml:space="preserve"> </w:delText>
        </w:r>
      </w:del>
      <w:ins w:id="57" w:author="loony bin" w:date="2020-11-15T12:26:00Z">
        <w:r w:rsidR="00411DA3">
          <w:t xml:space="preserve"> </w:t>
        </w:r>
      </w:ins>
      <w:r w:rsidR="00752D38" w:rsidRPr="00110066">
        <w:t>Scripting</w:t>
      </w:r>
      <w:r w:rsidR="005B57DD" w:rsidRPr="00110066">
        <w:t>,</w:t>
      </w:r>
      <w:del w:id="58" w:author="loony bin" w:date="2020-11-15T12:23:00Z">
        <w:r w:rsidR="005B57DD" w:rsidRPr="00110066">
          <w:delText xml:space="preserve"> </w:delText>
        </w:r>
      </w:del>
      <w:ins w:id="59" w:author="loony bin" w:date="2020-11-15T12:26:00Z">
        <w:r w:rsidR="00411DA3">
          <w:t xml:space="preserve"> </w:t>
        </w:r>
      </w:ins>
      <w:r w:rsidRPr="00110066">
        <w:t>5</w:t>
      </w:r>
      <w:r w:rsidR="005B57DD" w:rsidRPr="00110066">
        <w:t>.Semester</w:t>
      </w:r>
    </w:p>
    <w:p w14:paraId="6CFBED16" w14:textId="3874DF4E" w:rsidR="005B57DD" w:rsidRPr="00110066" w:rsidRDefault="005B57DD">
      <w:pPr>
        <w:jc w:val="center"/>
        <w:pPrChange w:id="60" w:author="- michi -" w:date="2020-11-14T21:14:00Z">
          <w:pPr/>
        </w:pPrChange>
      </w:pPr>
      <w:r w:rsidRPr="00110066">
        <w:t>Schule:</w:t>
      </w:r>
      <w:del w:id="61" w:author="loony bin" w:date="2020-11-15T12:23:00Z">
        <w:r w:rsidRPr="00110066">
          <w:delText xml:space="preserve"> </w:delText>
        </w:r>
      </w:del>
      <w:ins w:id="62" w:author="loony bin" w:date="2020-11-15T12:26:00Z">
        <w:r w:rsidR="00411DA3">
          <w:t xml:space="preserve"> </w:t>
        </w:r>
      </w:ins>
      <w:r w:rsidRPr="00110066">
        <w:t>Technikerschule</w:t>
      </w:r>
      <w:del w:id="63" w:author="loony bin" w:date="2020-11-15T12:23:00Z">
        <w:r w:rsidRPr="00110066">
          <w:delText xml:space="preserve"> </w:delText>
        </w:r>
      </w:del>
      <w:ins w:id="64" w:author="loony bin" w:date="2020-11-15T12:26:00Z">
        <w:r w:rsidR="00411DA3">
          <w:t xml:space="preserve"> </w:t>
        </w:r>
      </w:ins>
      <w:r w:rsidRPr="00110066">
        <w:t>HF</w:t>
      </w:r>
      <w:del w:id="65" w:author="loony bin" w:date="2020-11-15T12:23:00Z">
        <w:r w:rsidRPr="00110066">
          <w:delText xml:space="preserve"> </w:delText>
        </w:r>
      </w:del>
      <w:ins w:id="66" w:author="loony bin" w:date="2020-11-15T12:26:00Z">
        <w:r w:rsidR="00411DA3">
          <w:t xml:space="preserve"> </w:t>
        </w:r>
      </w:ins>
      <w:r w:rsidRPr="00110066">
        <w:t>Zürich</w:t>
      </w:r>
    </w:p>
    <w:p w14:paraId="17C34EB8" w14:textId="5F81D2DC" w:rsidR="005B57DD" w:rsidRPr="00110066" w:rsidRDefault="005B57DD">
      <w:pPr>
        <w:jc w:val="center"/>
        <w:pPrChange w:id="67" w:author="- michi -" w:date="2020-11-14T21:14:00Z">
          <w:pPr/>
        </w:pPrChange>
      </w:pPr>
      <w:r w:rsidRPr="00110066">
        <w:t>Dozent:</w:t>
      </w:r>
      <w:del w:id="68" w:author="loony bin" w:date="2020-11-15T12:23:00Z">
        <w:r w:rsidRPr="00110066">
          <w:delText xml:space="preserve"> </w:delText>
        </w:r>
      </w:del>
      <w:ins w:id="69" w:author="loony bin" w:date="2020-11-15T12:26:00Z">
        <w:r w:rsidR="00411DA3">
          <w:t xml:space="preserve"> </w:t>
        </w:r>
      </w:ins>
      <w:r w:rsidR="0042046A" w:rsidRPr="00110066">
        <w:t>Lukas</w:t>
      </w:r>
      <w:del w:id="70" w:author="loony bin" w:date="2020-11-15T12:23:00Z">
        <w:r w:rsidR="0042046A" w:rsidRPr="00110066">
          <w:delText xml:space="preserve"> </w:delText>
        </w:r>
      </w:del>
      <w:ins w:id="71" w:author="loony bin" w:date="2020-11-15T12:26:00Z">
        <w:r w:rsidR="00411DA3">
          <w:t xml:space="preserve"> </w:t>
        </w:r>
      </w:ins>
      <w:r w:rsidR="0042046A" w:rsidRPr="00110066">
        <w:t>Müller</w:t>
      </w:r>
    </w:p>
    <w:p w14:paraId="7FC1B3CD" w14:textId="77777777" w:rsidR="005B57DD" w:rsidRPr="00110066" w:rsidRDefault="005B57DD">
      <w:pPr>
        <w:jc w:val="center"/>
        <w:pPrChange w:id="72" w:author="- michi -" w:date="2020-11-14T21:14:00Z">
          <w:pPr/>
        </w:pPrChange>
      </w:pPr>
    </w:p>
    <w:p w14:paraId="451BB2A3" w14:textId="501AB31A" w:rsidR="005B57DD" w:rsidRPr="00110066" w:rsidRDefault="005B57DD">
      <w:pPr>
        <w:jc w:val="center"/>
        <w:pPrChange w:id="73" w:author="- michi -" w:date="2020-11-14T21:14:00Z">
          <w:pPr/>
        </w:pPrChange>
      </w:pPr>
      <w:r w:rsidRPr="00110066">
        <w:t>Beginn</w:t>
      </w:r>
      <w:del w:id="74" w:author="loony bin" w:date="2020-11-15T12:23:00Z">
        <w:r w:rsidRPr="00110066">
          <w:delText xml:space="preserve"> </w:delText>
        </w:r>
      </w:del>
      <w:ins w:id="75" w:author="loony bin" w:date="2020-11-15T12:26:00Z">
        <w:r w:rsidR="00411DA3">
          <w:t xml:space="preserve"> </w:t>
        </w:r>
      </w:ins>
      <w:r w:rsidRPr="00110066">
        <w:t>der</w:t>
      </w:r>
      <w:del w:id="76" w:author="loony bin" w:date="2020-11-15T12:23:00Z">
        <w:r w:rsidRPr="00110066">
          <w:delText xml:space="preserve"> </w:delText>
        </w:r>
      </w:del>
      <w:ins w:id="77" w:author="loony bin" w:date="2020-11-15T12:26:00Z">
        <w:r w:rsidR="00411DA3">
          <w:t xml:space="preserve"> </w:t>
        </w:r>
      </w:ins>
      <w:r w:rsidRPr="00110066">
        <w:t>Arbeit:</w:t>
      </w:r>
      <w:del w:id="78" w:author="loony bin" w:date="2020-11-15T12:23:00Z">
        <w:r w:rsidRPr="00110066">
          <w:delText xml:space="preserve"> </w:delText>
        </w:r>
      </w:del>
      <w:ins w:id="79" w:author="loony bin" w:date="2020-11-15T12:26:00Z">
        <w:r w:rsidR="00411DA3">
          <w:t xml:space="preserve"> </w:t>
        </w:r>
      </w:ins>
      <w:r w:rsidR="007D4D39" w:rsidRPr="00110066">
        <w:t>29</w:t>
      </w:r>
      <w:r w:rsidRPr="00110066">
        <w:t>.</w:t>
      </w:r>
      <w:r w:rsidR="0042046A" w:rsidRPr="00110066">
        <w:t>10</w:t>
      </w:r>
      <w:r w:rsidRPr="00110066">
        <w:t>.20</w:t>
      </w:r>
      <w:r w:rsidR="007D4D39" w:rsidRPr="00110066">
        <w:t>20</w:t>
      </w:r>
    </w:p>
    <w:p w14:paraId="0CF88A16" w14:textId="2AD977DD" w:rsidR="00E15374" w:rsidRPr="00B553CC" w:rsidRDefault="005B57DD">
      <w:pPr>
        <w:jc w:val="center"/>
        <w:pPrChange w:id="80" w:author="- michi -" w:date="2020-11-14T21:14:00Z">
          <w:pPr/>
        </w:pPrChange>
      </w:pPr>
      <w:r w:rsidRPr="00110066">
        <w:t>Ende</w:t>
      </w:r>
      <w:del w:id="81" w:author="loony bin" w:date="2020-11-15T12:23:00Z">
        <w:r w:rsidRPr="00110066">
          <w:delText xml:space="preserve"> </w:delText>
        </w:r>
      </w:del>
      <w:ins w:id="82" w:author="loony bin" w:date="2020-11-15T12:26:00Z">
        <w:r w:rsidR="00411DA3">
          <w:t xml:space="preserve"> </w:t>
        </w:r>
      </w:ins>
      <w:r w:rsidRPr="00110066">
        <w:t>der</w:t>
      </w:r>
      <w:del w:id="83" w:author="loony bin" w:date="2020-11-15T12:23:00Z">
        <w:r w:rsidRPr="00110066">
          <w:delText xml:space="preserve"> </w:delText>
        </w:r>
      </w:del>
      <w:ins w:id="84" w:author="loony bin" w:date="2020-11-15T12:26:00Z">
        <w:r w:rsidR="00411DA3">
          <w:t xml:space="preserve"> </w:t>
        </w:r>
      </w:ins>
      <w:r w:rsidRPr="00110066">
        <w:t>Arbeit:</w:t>
      </w:r>
      <w:del w:id="85" w:author="loony bin" w:date="2020-11-15T12:23:00Z">
        <w:r w:rsidRPr="00110066">
          <w:delText xml:space="preserve"> </w:delText>
        </w:r>
      </w:del>
      <w:ins w:id="86" w:author="loony bin" w:date="2020-11-15T12:26:00Z">
        <w:r w:rsidR="00411DA3">
          <w:t xml:space="preserve"> </w:t>
        </w:r>
      </w:ins>
      <w:ins w:id="87" w:author="- michi -" w:date="2020-11-14T19:34:00Z">
        <w:r w:rsidR="005B071C" w:rsidRPr="00110066">
          <w:t>26</w:t>
        </w:r>
      </w:ins>
      <w:del w:id="88" w:author="- michi -" w:date="2020-11-14T19:34:00Z">
        <w:r w:rsidR="0042046A" w:rsidRPr="00B553CC" w:rsidDel="005B071C">
          <w:delText>12</w:delText>
        </w:r>
      </w:del>
      <w:r w:rsidR="002B61F4" w:rsidRPr="00B553CC">
        <w:t>.</w:t>
      </w:r>
      <w:r w:rsidR="0042046A" w:rsidRPr="00B553CC">
        <w:t>11</w:t>
      </w:r>
      <w:r w:rsidRPr="00B553CC">
        <w:t>.20</w:t>
      </w:r>
      <w:r w:rsidR="002B61F4" w:rsidRPr="00B553CC">
        <w:t>20</w:t>
      </w:r>
      <w:del w:id="89" w:author="loony bin" w:date="2020-11-15T12:23:00Z">
        <w:r w:rsidRPr="00B553CC">
          <w:delText xml:space="preserve"> </w:delText>
        </w:r>
      </w:del>
      <w:ins w:id="90" w:author="loony bin" w:date="2020-11-15T12:26:00Z">
        <w:r w:rsidR="00411DA3">
          <w:t xml:space="preserve"> </w:t>
        </w:r>
      </w:ins>
      <w:r w:rsidR="0042046A" w:rsidRPr="00B553CC">
        <w:t>Abgabe</w:t>
      </w:r>
      <w:del w:id="91" w:author="loony bin" w:date="2020-11-15T12:23:00Z">
        <w:r w:rsidR="0042046A" w:rsidRPr="00B553CC">
          <w:delText xml:space="preserve"> </w:delText>
        </w:r>
      </w:del>
      <w:ins w:id="92" w:author="loony bin" w:date="2020-11-15T12:26:00Z">
        <w:r w:rsidR="00411DA3">
          <w:t xml:space="preserve"> </w:t>
        </w:r>
      </w:ins>
      <w:r w:rsidR="0042046A" w:rsidRPr="00B553CC">
        <w:t>und</w:t>
      </w:r>
      <w:del w:id="93" w:author="loony bin" w:date="2020-11-15T12:23:00Z">
        <w:r w:rsidR="0042046A" w:rsidRPr="00B553CC">
          <w:delText xml:space="preserve"> </w:delText>
        </w:r>
      </w:del>
      <w:ins w:id="94" w:author="loony bin" w:date="2020-11-15T12:26:00Z">
        <w:r w:rsidR="00411DA3">
          <w:t xml:space="preserve"> </w:t>
        </w:r>
      </w:ins>
      <w:r w:rsidR="002B61F4" w:rsidRPr="00B553CC">
        <w:t>Präsentation</w:t>
      </w:r>
    </w:p>
    <w:p w14:paraId="30A3C246" w14:textId="77777777" w:rsidR="000A009B" w:rsidRPr="00B553CC" w:rsidRDefault="000A009B">
      <w:pPr>
        <w:pPrChange w:id="95" w:author="- michi -" w:date="2020-11-14T21:10:00Z">
          <w:pPr>
            <w:jc w:val="center"/>
          </w:pPr>
        </w:pPrChange>
      </w:pPr>
    </w:p>
    <w:p w14:paraId="32B8CC0A" w14:textId="77777777" w:rsidR="00E906BD" w:rsidRPr="00B553CC" w:rsidRDefault="00E906BD"/>
    <w:p w14:paraId="77120481" w14:textId="31717A90" w:rsidR="0081433A" w:rsidRPr="00B553CC" w:rsidRDefault="005975AC">
      <w:pPr>
        <w:jc w:val="center"/>
        <w:pPrChange w:id="96" w:author="- michi -" w:date="2020-11-14T21:14:00Z">
          <w:pPr/>
        </w:pPrChange>
      </w:pPr>
      <w:moveToRangeStart w:id="97" w:author="- michi -" w:date="2020-11-14T21:14:00Z" w:name="move56280878"/>
      <w:moveTo w:id="98" w:author="- michi -" w:date="2020-11-14T21:14:00Z">
        <w:r w:rsidRPr="001271D1">
          <w:rPr>
            <w:noProof/>
            <w:lang w:eastAsia="en-GB"/>
          </w:rPr>
          <w:drawing>
            <wp:inline distT="0" distB="0" distL="0" distR="0" wp14:anchorId="6977C026" wp14:editId="391F24E2">
              <wp:extent cx="2521577" cy="616585"/>
              <wp:effectExtent l="0" t="0" r="0" b="0"/>
              <wp:docPr id="3" name="Grafik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9384" cy="638056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noFill/>
                        <a:prstDash val="solid"/>
                        <a:round/>
                        <a:headEnd type="none" w="med" len="med"/>
                        <a:tailEnd type="none" w="med" len="med"/>
                      </a:ln>
                    </pic:spPr>
                  </pic:pic>
                </a:graphicData>
              </a:graphic>
            </wp:inline>
          </w:drawing>
        </w:r>
      </w:moveTo>
      <w:moveToRangeEnd w:id="97"/>
    </w:p>
    <w:p w14:paraId="0CA17BB6" w14:textId="4B4A9971" w:rsidR="002C0B52" w:rsidRPr="00B553CC" w:rsidDel="00256312" w:rsidRDefault="00E15374">
      <w:pPr>
        <w:ind w:left="364" w:hanging="360"/>
        <w:rPr>
          <w:del w:id="99" w:author="- michi -" w:date="2020-11-14T21:14:00Z"/>
        </w:rPr>
        <w:pPrChange w:id="100" w:author="- michi -" w:date="2020-11-14T21:14:00Z">
          <w:pPr>
            <w:jc w:val="center"/>
          </w:pPr>
        </w:pPrChange>
      </w:pPr>
      <w:moveFromRangeStart w:id="101" w:author="- michi -" w:date="2020-11-14T21:14:00Z" w:name="move56280878"/>
      <w:moveFrom w:id="102" w:author="- michi -" w:date="2020-11-14T21:14:00Z">
        <w:del w:id="103" w:author="- michi -" w:date="2020-11-14T21:14:00Z">
          <w:r w:rsidRPr="00595500" w:rsidDel="00256312">
            <w:rPr>
              <w:noProof/>
              <w:lang w:eastAsia="en-GB"/>
            </w:rPr>
            <w:lastRenderedPageBreak/>
            <w:drawing>
              <wp:inline distT="0" distB="0" distL="0" distR="0" wp14:anchorId="43E488EA" wp14:editId="50F25950">
                <wp:extent cx="2148840" cy="525442"/>
                <wp:effectExtent l="0" t="0" r="3810" b="8255"/>
                <wp:docPr id="20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1512" cy="5407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pic:spPr>
                    </pic:pic>
                  </a:graphicData>
                </a:graphic>
              </wp:inline>
            </w:drawing>
          </w:r>
        </w:del>
      </w:moveFrom>
      <w:moveFromRangeEnd w:id="101"/>
    </w:p>
    <w:p w14:paraId="381B7920" w14:textId="0DE08BB2" w:rsidR="002C0B52" w:rsidRPr="001E5F55" w:rsidDel="00110066" w:rsidRDefault="002C0B52">
      <w:pPr>
        <w:pStyle w:val="Heading1"/>
        <w:numPr>
          <w:ilvl w:val="0"/>
          <w:numId w:val="0"/>
        </w:numPr>
        <w:ind w:left="364" w:hanging="360"/>
        <w:rPr>
          <w:del w:id="104" w:author="- michi -" w:date="2020-11-14T21:09:00Z"/>
        </w:rPr>
        <w:pPrChange w:id="105" w:author="- michi -" w:date="2020-11-14T21:14:00Z">
          <w:pPr>
            <w:ind w:left="364" w:hanging="360"/>
          </w:pPr>
        </w:pPrChange>
      </w:pPr>
      <w:del w:id="106" w:author="- michi -" w:date="2020-11-14T21:14:00Z">
        <w:r w:rsidRPr="001E5F55" w:rsidDel="005975AC">
          <w:br w:type="page"/>
        </w:r>
      </w:del>
    </w:p>
    <w:p w14:paraId="56ED15F1" w14:textId="4F392205" w:rsidR="000A009B" w:rsidRPr="00B553CC" w:rsidDel="00110066" w:rsidRDefault="000A009B">
      <w:pPr>
        <w:pStyle w:val="Heading1"/>
        <w:numPr>
          <w:ilvl w:val="0"/>
          <w:numId w:val="0"/>
        </w:numPr>
        <w:ind w:left="364" w:hanging="360"/>
        <w:rPr>
          <w:del w:id="107" w:author="- michi -" w:date="2020-11-14T21:09:00Z"/>
        </w:rPr>
        <w:pPrChange w:id="108" w:author="- michi -" w:date="2020-11-14T21:14:00Z">
          <w:pPr>
            <w:pStyle w:val="Heading1"/>
            <w:numPr>
              <w:numId w:val="0"/>
            </w:numPr>
            <w:tabs>
              <w:tab w:val="clear" w:pos="7401"/>
            </w:tabs>
            <w:ind w:left="0" w:firstLine="0"/>
          </w:pPr>
        </w:pPrChange>
      </w:pPr>
      <w:bookmarkStart w:id="109" w:name="_Toc56280742"/>
      <w:bookmarkStart w:id="110" w:name="_Toc56280760"/>
      <w:bookmarkEnd w:id="109"/>
      <w:bookmarkEnd w:id="110"/>
    </w:p>
    <w:p w14:paraId="4A340539" w14:textId="77777777" w:rsidR="00A8478D" w:rsidRPr="001E5F55" w:rsidRDefault="00A8478D">
      <w:pPr>
        <w:pStyle w:val="Heading1"/>
        <w:numPr>
          <w:ilvl w:val="0"/>
          <w:numId w:val="0"/>
        </w:numPr>
        <w:ind w:left="364" w:hanging="360"/>
        <w:rPr>
          <w:rStyle w:val="Emphasis"/>
          <w:rFonts w:cs="Times New Roman"/>
          <w:b/>
          <w:bCs w:val="0"/>
          <w:iCs w:val="0"/>
          <w:sz w:val="32"/>
          <w:szCs w:val="32"/>
          <w:lang w:val="de-CH"/>
        </w:rPr>
        <w:pPrChange w:id="111" w:author="- michi -" w:date="2020-11-14T21:14:00Z">
          <w:pPr>
            <w:pStyle w:val="Heading1"/>
            <w:numPr>
              <w:numId w:val="0"/>
            </w:numPr>
            <w:tabs>
              <w:tab w:val="clear" w:pos="7401"/>
            </w:tabs>
            <w:ind w:left="0" w:firstLine="0"/>
          </w:pPr>
        </w:pPrChange>
      </w:pPr>
      <w:bookmarkStart w:id="112" w:name="_Toc56280979"/>
      <w:r w:rsidRPr="00B553CC">
        <w:rPr>
          <w:rStyle w:val="Emphasis"/>
          <w:rFonts w:cs="Times New Roman"/>
          <w:b/>
          <w:iCs w:val="0"/>
          <w:sz w:val="32"/>
          <w:szCs w:val="32"/>
          <w:lang w:val="de-CH"/>
          <w:rPrChange w:id="113" w:author="- michi -" w:date="2020-11-14T20:36:00Z">
            <w:rPr>
              <w:rStyle w:val="Emphasis"/>
              <w:rFonts w:cs="Times New Roman"/>
              <w:iCs w:val="0"/>
              <w:sz w:val="32"/>
              <w:szCs w:val="32"/>
            </w:rPr>
          </w:rPrChange>
        </w:rPr>
        <w:t>Summary</w:t>
      </w:r>
      <w:bookmarkEnd w:id="112"/>
    </w:p>
    <w:p w14:paraId="48B9353F" w14:textId="77777777" w:rsidR="00A8478D" w:rsidRPr="00595500" w:rsidRDefault="00A8478D">
      <w:pPr>
        <w:pPrChange w:id="114" w:author="- michi -" w:date="2020-11-14T21:10:00Z">
          <w:pPr>
            <w:pStyle w:val="Heading1"/>
            <w:numPr>
              <w:numId w:val="0"/>
            </w:numPr>
            <w:tabs>
              <w:tab w:val="clear" w:pos="7401"/>
            </w:tabs>
            <w:ind w:left="0" w:firstLine="0"/>
          </w:pPr>
        </w:pPrChange>
      </w:pPr>
      <w:bookmarkStart w:id="115" w:name="_Toc515919621"/>
    </w:p>
    <w:p w14:paraId="18D36687" w14:textId="0B6C680E" w:rsidR="00A8478D" w:rsidRPr="00B553CC" w:rsidRDefault="00A8478D">
      <w:pPr>
        <w:rPr>
          <w:ins w:id="116" w:author="- michi -" w:date="2020-11-14T20:33:00Z"/>
        </w:rPr>
      </w:pPr>
      <w:r w:rsidRPr="00B553CC">
        <w:t>Ziel</w:t>
      </w:r>
      <w:del w:id="117" w:author="loony bin" w:date="2020-11-15T12:23:00Z">
        <w:r w:rsidRPr="00B553CC">
          <w:delText xml:space="preserve"> </w:delText>
        </w:r>
      </w:del>
      <w:ins w:id="118" w:author="loony bin" w:date="2020-11-15T12:26:00Z">
        <w:r w:rsidR="00411DA3">
          <w:t xml:space="preserve"> </w:t>
        </w:r>
      </w:ins>
      <w:r w:rsidRPr="00B553CC">
        <w:t>d</w:t>
      </w:r>
      <w:ins w:id="119" w:author="- michi -" w:date="2020-11-14T20:31:00Z">
        <w:r w:rsidR="005B6BC1" w:rsidRPr="00B553CC">
          <w:t>er</w:t>
        </w:r>
        <w:del w:id="120" w:author="loony bin" w:date="2020-11-15T12:23:00Z">
          <w:r w:rsidR="005B6BC1" w:rsidRPr="00B553CC">
            <w:delText xml:space="preserve"> </w:delText>
          </w:r>
        </w:del>
      </w:ins>
      <w:ins w:id="121" w:author="loony bin" w:date="2020-11-15T12:26:00Z">
        <w:r w:rsidR="00411DA3">
          <w:t xml:space="preserve"> </w:t>
        </w:r>
      </w:ins>
      <w:ins w:id="122" w:author="- michi -" w:date="2020-11-14T20:31:00Z">
        <w:r w:rsidR="005B6BC1" w:rsidRPr="00B553CC">
          <w:t>Partnerarbeit</w:t>
        </w:r>
      </w:ins>
      <w:ins w:id="123" w:author="- michi -" w:date="2020-11-14T20:32:00Z">
        <w:r w:rsidR="006B1611" w:rsidRPr="00B553CC">
          <w:t>en</w:t>
        </w:r>
      </w:ins>
      <w:del w:id="124" w:author="- michi -" w:date="2020-11-14T20:31:00Z">
        <w:r w:rsidRPr="00B553CC" w:rsidDel="005B6BC1">
          <w:delText xml:space="preserve">er </w:delText>
        </w:r>
      </w:del>
      <w:ins w:id="125" w:author="- michi -" w:date="2020-11-14T20:31:00Z">
        <w:del w:id="126" w:author="loony bin" w:date="2020-11-15T12:23:00Z">
          <w:r w:rsidR="005B6BC1" w:rsidRPr="00B553CC">
            <w:delText xml:space="preserve"> </w:delText>
          </w:r>
        </w:del>
      </w:ins>
      <w:ins w:id="127" w:author="loony bin" w:date="2020-11-15T12:26:00Z">
        <w:r w:rsidR="00411DA3">
          <w:t xml:space="preserve"> </w:t>
        </w:r>
      </w:ins>
      <w:ins w:id="128" w:author="- michi -" w:date="2020-11-14T20:31:00Z">
        <w:r w:rsidR="005B6BC1" w:rsidRPr="00B553CC">
          <w:t>im</w:t>
        </w:r>
        <w:del w:id="129" w:author="loony bin" w:date="2020-11-15T12:23:00Z">
          <w:r w:rsidR="005B6BC1" w:rsidRPr="00B553CC">
            <w:delText xml:space="preserve"> </w:delText>
          </w:r>
        </w:del>
      </w:ins>
      <w:ins w:id="130" w:author="loony bin" w:date="2020-11-15T12:26:00Z">
        <w:r w:rsidR="00411DA3">
          <w:t xml:space="preserve"> </w:t>
        </w:r>
      </w:ins>
      <w:ins w:id="131" w:author="- michi -" w:date="2020-11-14T20:31:00Z">
        <w:r w:rsidR="005B6BC1" w:rsidRPr="00B553CC">
          <w:t>Fach</w:t>
        </w:r>
        <w:del w:id="132" w:author="loony bin" w:date="2020-11-15T12:23:00Z">
          <w:r w:rsidR="005B6BC1" w:rsidRPr="00B553CC">
            <w:delText xml:space="preserve"> </w:delText>
          </w:r>
        </w:del>
      </w:ins>
      <w:ins w:id="133" w:author="loony bin" w:date="2020-11-15T12:26:00Z">
        <w:r w:rsidR="00411DA3">
          <w:t xml:space="preserve"> </w:t>
        </w:r>
      </w:ins>
      <w:proofErr w:type="spellStart"/>
      <w:ins w:id="134" w:author="- michi -" w:date="2020-11-14T20:31:00Z">
        <w:r w:rsidR="005B6BC1" w:rsidRPr="00B553CC">
          <w:t>Skripting</w:t>
        </w:r>
        <w:proofErr w:type="spellEnd"/>
        <w:del w:id="135" w:author="loony bin" w:date="2020-11-15T12:23:00Z">
          <w:r w:rsidR="005B6BC1" w:rsidRPr="00B553CC">
            <w:delText xml:space="preserve"> </w:delText>
          </w:r>
        </w:del>
      </w:ins>
      <w:ins w:id="136" w:author="loony bin" w:date="2020-11-15T12:26:00Z">
        <w:r w:rsidR="00411DA3">
          <w:t xml:space="preserve"> </w:t>
        </w:r>
      </w:ins>
      <w:del w:id="137" w:author="- michi -" w:date="2020-11-14T20:31:00Z">
        <w:r w:rsidRPr="00B553CC" w:rsidDel="005B6BC1">
          <w:delText xml:space="preserve">Arbeit </w:delText>
        </w:r>
      </w:del>
      <w:r w:rsidRPr="00B553CC">
        <w:t>ist</w:t>
      </w:r>
      <w:del w:id="138" w:author="loony bin" w:date="2020-11-15T12:23:00Z">
        <w:r w:rsidRPr="00B553CC">
          <w:delText xml:space="preserve"> </w:delText>
        </w:r>
      </w:del>
      <w:ins w:id="139" w:author="loony bin" w:date="2020-11-15T12:26:00Z">
        <w:r w:rsidR="00411DA3">
          <w:t xml:space="preserve"> </w:t>
        </w:r>
      </w:ins>
      <w:r w:rsidRPr="00B553CC">
        <w:t>es</w:t>
      </w:r>
      <w:ins w:id="140" w:author="- michi -" w:date="2020-11-14T20:31:00Z">
        <w:r w:rsidR="005B6BC1" w:rsidRPr="00B553CC">
          <w:t>,</w:t>
        </w:r>
      </w:ins>
      <w:del w:id="141" w:author="loony bin" w:date="2020-11-15T12:23:00Z">
        <w:r w:rsidRPr="00B553CC">
          <w:delText xml:space="preserve"> </w:delText>
        </w:r>
      </w:del>
      <w:ins w:id="142" w:author="loony bin" w:date="2020-11-15T12:26:00Z">
        <w:r w:rsidR="00411DA3">
          <w:t xml:space="preserve"> </w:t>
        </w:r>
      </w:ins>
      <w:del w:id="143" w:author="- michi -" w:date="2020-11-14T20:32:00Z">
        <w:r w:rsidRPr="00B553CC" w:rsidDel="006B1611">
          <w:delText xml:space="preserve">eine </w:delText>
        </w:r>
      </w:del>
      <w:r w:rsidRPr="00B553CC">
        <w:t>Einsicht</w:t>
      </w:r>
      <w:del w:id="144" w:author="loony bin" w:date="2020-11-15T12:23:00Z">
        <w:r w:rsidRPr="00B553CC">
          <w:delText xml:space="preserve"> </w:delText>
        </w:r>
      </w:del>
      <w:ins w:id="145" w:author="loony bin" w:date="2020-11-15T12:26:00Z">
        <w:r w:rsidR="00411DA3">
          <w:t xml:space="preserve"> </w:t>
        </w:r>
      </w:ins>
      <w:r w:rsidRPr="00B553CC">
        <w:t>in</w:t>
      </w:r>
      <w:del w:id="146" w:author="- michi -" w:date="2020-11-14T20:32:00Z">
        <w:r w:rsidRPr="00B553CC" w:rsidDel="006B1611">
          <w:delText xml:space="preserve"> eine der</w:delText>
        </w:r>
      </w:del>
      <w:del w:id="147" w:author="loony bin" w:date="2020-11-15T12:23:00Z">
        <w:r w:rsidRPr="00B553CC">
          <w:delText xml:space="preserve"> </w:delText>
        </w:r>
      </w:del>
      <w:ins w:id="148" w:author="loony bin" w:date="2020-11-15T12:26:00Z">
        <w:r w:rsidR="00411DA3">
          <w:t xml:space="preserve"> </w:t>
        </w:r>
      </w:ins>
      <w:r w:rsidRPr="00B553CC">
        <w:t>verschiedenen</w:t>
      </w:r>
      <w:del w:id="149" w:author="loony bin" w:date="2020-11-15T12:23:00Z">
        <w:r w:rsidRPr="00B553CC">
          <w:delText xml:space="preserve"> </w:delText>
        </w:r>
      </w:del>
      <w:ins w:id="150" w:author="loony bin" w:date="2020-11-15T12:26:00Z">
        <w:r w:rsidR="00411DA3">
          <w:t xml:space="preserve"> </w:t>
        </w:r>
      </w:ins>
      <w:del w:id="151" w:author="loony bin" w:date="2020-11-15T10:43:00Z">
        <w:r w:rsidR="00E906BD" w:rsidRPr="00B553CC">
          <w:delText>PowerShell</w:delText>
        </w:r>
      </w:del>
      <w:proofErr w:type="spellStart"/>
      <w:ins w:id="152" w:author="loony bin" w:date="2020-11-15T10:43:00Z">
        <w:r w:rsidR="00F74F63">
          <w:t>Powershell</w:t>
        </w:r>
      </w:ins>
      <w:proofErr w:type="spellEnd"/>
      <w:r w:rsidRPr="00B553CC">
        <w:t>-Techniken</w:t>
      </w:r>
      <w:ins w:id="153" w:author="- michi -" w:date="2020-11-14T20:33:00Z">
        <w:del w:id="154" w:author="loony bin" w:date="2020-11-15T12:23:00Z">
          <w:r w:rsidR="006B1611" w:rsidRPr="00B553CC">
            <w:delText xml:space="preserve"> </w:delText>
          </w:r>
        </w:del>
      </w:ins>
      <w:ins w:id="155" w:author="loony bin" w:date="2020-11-15T12:26:00Z">
        <w:r w:rsidR="00411DA3">
          <w:t xml:space="preserve"> </w:t>
        </w:r>
      </w:ins>
      <w:ins w:id="156" w:author="- michi -" w:date="2020-11-14T20:33:00Z">
        <w:r w:rsidR="006B1611" w:rsidRPr="00B553CC">
          <w:t>und</w:t>
        </w:r>
        <w:del w:id="157" w:author="loony bin" w:date="2020-11-15T12:23:00Z">
          <w:r w:rsidR="006B1611" w:rsidRPr="00B553CC">
            <w:delText xml:space="preserve"> </w:delText>
          </w:r>
        </w:del>
      </w:ins>
      <w:ins w:id="158" w:author="loony bin" w:date="2020-11-15T12:26:00Z">
        <w:r w:rsidR="00411DA3">
          <w:t xml:space="preserve"> </w:t>
        </w:r>
      </w:ins>
      <w:ins w:id="159" w:author="- michi -" w:date="2020-11-14T20:33:00Z">
        <w:r w:rsidR="006B1611" w:rsidRPr="00B553CC">
          <w:t>Möglichkeiten</w:t>
        </w:r>
      </w:ins>
      <w:del w:id="160" w:author="loony bin" w:date="2020-11-15T12:23:00Z">
        <w:r w:rsidRPr="00B553CC">
          <w:delText xml:space="preserve"> </w:delText>
        </w:r>
      </w:del>
      <w:ins w:id="161" w:author="loony bin" w:date="2020-11-15T12:26:00Z">
        <w:r w:rsidR="00411DA3">
          <w:t xml:space="preserve"> </w:t>
        </w:r>
      </w:ins>
      <w:r w:rsidRPr="00B553CC">
        <w:t>zu</w:t>
      </w:r>
      <w:del w:id="162" w:author="loony bin" w:date="2020-11-15T12:23:00Z">
        <w:r w:rsidRPr="00B553CC">
          <w:delText xml:space="preserve"> </w:delText>
        </w:r>
      </w:del>
      <w:ins w:id="163" w:author="loony bin" w:date="2020-11-15T12:26:00Z">
        <w:r w:rsidR="00411DA3">
          <w:t xml:space="preserve"> </w:t>
        </w:r>
      </w:ins>
      <w:r w:rsidRPr="00B553CC">
        <w:t>gewinnen,</w:t>
      </w:r>
      <w:del w:id="164" w:author="loony bin" w:date="2020-11-15T12:23:00Z">
        <w:r w:rsidRPr="00B553CC">
          <w:delText xml:space="preserve"> </w:delText>
        </w:r>
      </w:del>
      <w:ins w:id="165" w:author="loony bin" w:date="2020-11-15T12:26:00Z">
        <w:r w:rsidR="00411DA3">
          <w:t xml:space="preserve"> </w:t>
        </w:r>
      </w:ins>
      <w:r w:rsidRPr="00B553CC">
        <w:t>diese</w:t>
      </w:r>
      <w:del w:id="166" w:author="loony bin" w:date="2020-11-15T12:23:00Z">
        <w:r w:rsidRPr="00B553CC">
          <w:delText xml:space="preserve"> </w:delText>
        </w:r>
      </w:del>
      <w:ins w:id="167" w:author="loony bin" w:date="2020-11-15T12:26:00Z">
        <w:r w:rsidR="00411DA3">
          <w:t xml:space="preserve"> </w:t>
        </w:r>
      </w:ins>
      <w:r w:rsidRPr="00B553CC">
        <w:t>in</w:t>
      </w:r>
      <w:del w:id="168" w:author="loony bin" w:date="2020-11-15T12:23:00Z">
        <w:r w:rsidRPr="00B553CC">
          <w:delText xml:space="preserve"> </w:delText>
        </w:r>
      </w:del>
      <w:ins w:id="169" w:author="loony bin" w:date="2020-11-15T12:26:00Z">
        <w:r w:rsidR="00411DA3">
          <w:t xml:space="preserve"> </w:t>
        </w:r>
      </w:ins>
      <w:r w:rsidRPr="00B553CC">
        <w:t>einem</w:t>
      </w:r>
      <w:del w:id="170" w:author="loony bin" w:date="2020-11-15T12:23:00Z">
        <w:r w:rsidRPr="00B553CC">
          <w:delText xml:space="preserve"> </w:delText>
        </w:r>
      </w:del>
      <w:ins w:id="171" w:author="loony bin" w:date="2020-11-15T12:26:00Z">
        <w:r w:rsidR="00411DA3">
          <w:t xml:space="preserve"> </w:t>
        </w:r>
      </w:ins>
      <w:r w:rsidRPr="00B553CC">
        <w:t>praktischen</w:t>
      </w:r>
      <w:del w:id="172" w:author="loony bin" w:date="2020-11-15T12:23:00Z">
        <w:r w:rsidRPr="00B553CC">
          <w:delText xml:space="preserve"> </w:delText>
        </w:r>
      </w:del>
      <w:ins w:id="173" w:author="loony bin" w:date="2020-11-15T12:26:00Z">
        <w:r w:rsidR="00411DA3">
          <w:t xml:space="preserve"> </w:t>
        </w:r>
      </w:ins>
      <w:r w:rsidRPr="00B553CC">
        <w:t>Beispiel</w:t>
      </w:r>
      <w:del w:id="174" w:author="loony bin" w:date="2020-11-15T12:23:00Z">
        <w:r w:rsidRPr="00B553CC">
          <w:delText xml:space="preserve"> </w:delText>
        </w:r>
      </w:del>
      <w:ins w:id="175" w:author="loony bin" w:date="2020-11-15T12:26:00Z">
        <w:r w:rsidR="00411DA3">
          <w:t xml:space="preserve"> </w:t>
        </w:r>
      </w:ins>
      <w:r w:rsidRPr="00B553CC">
        <w:t>umzusetzen</w:t>
      </w:r>
      <w:del w:id="176" w:author="loony bin" w:date="2020-11-15T12:23:00Z">
        <w:r w:rsidRPr="00B553CC">
          <w:delText xml:space="preserve"> </w:delText>
        </w:r>
      </w:del>
      <w:ins w:id="177" w:author="loony bin" w:date="2020-11-15T12:26:00Z">
        <w:r w:rsidR="00411DA3">
          <w:t xml:space="preserve"> </w:t>
        </w:r>
      </w:ins>
      <w:r w:rsidRPr="00B553CC">
        <w:t>und</w:t>
      </w:r>
      <w:del w:id="178" w:author="loony bin" w:date="2020-11-15T12:23:00Z">
        <w:r w:rsidRPr="00B553CC">
          <w:delText xml:space="preserve"> </w:delText>
        </w:r>
      </w:del>
      <w:ins w:id="179" w:author="loony bin" w:date="2020-11-15T12:26:00Z">
        <w:r w:rsidR="00411DA3">
          <w:t xml:space="preserve"> </w:t>
        </w:r>
      </w:ins>
      <w:r w:rsidRPr="00B553CC">
        <w:t>zum</w:t>
      </w:r>
      <w:del w:id="180" w:author="loony bin" w:date="2020-11-15T12:23:00Z">
        <w:r w:rsidRPr="00B553CC">
          <w:delText xml:space="preserve"> </w:delText>
        </w:r>
      </w:del>
      <w:ins w:id="181" w:author="loony bin" w:date="2020-11-15T12:26:00Z">
        <w:r w:rsidR="00411DA3">
          <w:t xml:space="preserve"> </w:t>
        </w:r>
      </w:ins>
      <w:r w:rsidRPr="00B553CC">
        <w:t>Abschluss</w:t>
      </w:r>
      <w:del w:id="182" w:author="loony bin" w:date="2020-11-15T12:23:00Z">
        <w:r w:rsidRPr="00B553CC">
          <w:delText xml:space="preserve"> </w:delText>
        </w:r>
      </w:del>
      <w:ins w:id="183" w:author="loony bin" w:date="2020-11-15T12:26:00Z">
        <w:r w:rsidR="00411DA3">
          <w:t xml:space="preserve"> </w:t>
        </w:r>
      </w:ins>
      <w:r w:rsidRPr="00B553CC">
        <w:t>der</w:t>
      </w:r>
      <w:del w:id="184" w:author="loony bin" w:date="2020-11-15T12:23:00Z">
        <w:r w:rsidRPr="00B553CC">
          <w:delText xml:space="preserve"> </w:delText>
        </w:r>
      </w:del>
      <w:ins w:id="185" w:author="loony bin" w:date="2020-11-15T12:26:00Z">
        <w:r w:rsidR="00411DA3">
          <w:t xml:space="preserve"> </w:t>
        </w:r>
      </w:ins>
      <w:r w:rsidRPr="00B553CC">
        <w:t>Klasse</w:t>
      </w:r>
      <w:del w:id="186" w:author="loony bin" w:date="2020-11-15T12:23:00Z">
        <w:r w:rsidRPr="00B553CC">
          <w:delText xml:space="preserve"> </w:delText>
        </w:r>
      </w:del>
      <w:ins w:id="187" w:author="loony bin" w:date="2020-11-15T12:26:00Z">
        <w:r w:rsidR="00411DA3">
          <w:t xml:space="preserve"> </w:t>
        </w:r>
      </w:ins>
      <w:r w:rsidRPr="00B553CC">
        <w:t>zu</w:t>
      </w:r>
      <w:del w:id="188" w:author="loony bin" w:date="2020-11-15T12:23:00Z">
        <w:r w:rsidRPr="00B553CC">
          <w:delText xml:space="preserve"> </w:delText>
        </w:r>
      </w:del>
      <w:ins w:id="189" w:author="loony bin" w:date="2020-11-15T12:26:00Z">
        <w:r w:rsidR="00411DA3">
          <w:t xml:space="preserve"> </w:t>
        </w:r>
      </w:ins>
      <w:r w:rsidRPr="00B553CC">
        <w:t>präsentieren.</w:t>
      </w:r>
    </w:p>
    <w:p w14:paraId="6B473F78" w14:textId="77777777" w:rsidR="00540BB0" w:rsidRPr="00B553CC" w:rsidRDefault="00540BB0">
      <w:pPr>
        <w:rPr>
          <w:ins w:id="190" w:author="- michi -" w:date="2020-11-14T20:33:00Z"/>
        </w:rPr>
      </w:pPr>
    </w:p>
    <w:p w14:paraId="144B2EDD" w14:textId="4AB43B3B" w:rsidR="006B1611" w:rsidRPr="00B553CC" w:rsidRDefault="006B1611">
      <w:pPr>
        <w:rPr>
          <w:ins w:id="191" w:author="- michi -" w:date="2020-11-14T20:33:00Z"/>
        </w:rPr>
      </w:pPr>
      <w:ins w:id="192" w:author="- michi -" w:date="2020-11-14T20:33:00Z">
        <w:r w:rsidRPr="00B553CC">
          <w:t>Das</w:t>
        </w:r>
        <w:del w:id="193" w:author="loony bin" w:date="2020-11-15T12:23:00Z">
          <w:r w:rsidRPr="00B553CC">
            <w:delText xml:space="preserve"> </w:delText>
          </w:r>
        </w:del>
      </w:ins>
      <w:ins w:id="194" w:author="loony bin" w:date="2020-11-15T12:26:00Z">
        <w:r w:rsidR="00411DA3">
          <w:t xml:space="preserve"> </w:t>
        </w:r>
      </w:ins>
      <w:ins w:id="195" w:author="- michi -" w:date="2020-11-14T20:33:00Z">
        <w:r w:rsidRPr="00B553CC">
          <w:t>Them</w:t>
        </w:r>
        <w:r w:rsidR="00540BB0" w:rsidRPr="00B553CC">
          <w:t>a</w:t>
        </w:r>
        <w:del w:id="196" w:author="loony bin" w:date="2020-11-15T12:23:00Z">
          <w:r w:rsidRPr="00B553CC">
            <w:delText xml:space="preserve"> </w:delText>
          </w:r>
        </w:del>
      </w:ins>
      <w:ins w:id="197" w:author="loony bin" w:date="2020-11-15T12:26:00Z">
        <w:r w:rsidR="00411DA3">
          <w:t xml:space="preserve"> </w:t>
        </w:r>
      </w:ins>
      <w:ins w:id="198" w:author="- michi -" w:date="2020-11-14T20:33:00Z">
        <w:r w:rsidRPr="00B553CC">
          <w:t>unserer</w:t>
        </w:r>
        <w:del w:id="199" w:author="loony bin" w:date="2020-11-15T12:23:00Z">
          <w:r w:rsidRPr="00B553CC">
            <w:delText xml:space="preserve"> </w:delText>
          </w:r>
        </w:del>
      </w:ins>
      <w:ins w:id="200" w:author="loony bin" w:date="2020-11-15T12:26:00Z">
        <w:r w:rsidR="00411DA3">
          <w:t xml:space="preserve"> </w:t>
        </w:r>
      </w:ins>
      <w:ins w:id="201" w:author="- michi -" w:date="2020-11-14T20:33:00Z">
        <w:r w:rsidRPr="00B553CC">
          <w:t>Gruppe</w:t>
        </w:r>
        <w:del w:id="202" w:author="loony bin" w:date="2020-11-15T12:23:00Z">
          <w:r w:rsidRPr="00B553CC">
            <w:delText xml:space="preserve"> </w:delText>
          </w:r>
        </w:del>
      </w:ins>
      <w:ins w:id="203" w:author="loony bin" w:date="2020-11-15T12:26:00Z">
        <w:r w:rsidR="00411DA3">
          <w:t xml:space="preserve"> </w:t>
        </w:r>
      </w:ins>
      <w:ins w:id="204" w:author="- michi -" w:date="2020-11-14T20:33:00Z">
        <w:r w:rsidRPr="00B553CC">
          <w:t>ist</w:t>
        </w:r>
        <w:del w:id="205" w:author="loony bin" w:date="2020-11-15T12:23:00Z">
          <w:r w:rsidRPr="00B553CC">
            <w:delText xml:space="preserve"> </w:delText>
          </w:r>
        </w:del>
      </w:ins>
      <w:ins w:id="206" w:author="loony bin" w:date="2020-11-15T12:26:00Z">
        <w:r w:rsidR="00411DA3">
          <w:t xml:space="preserve"> </w:t>
        </w:r>
      </w:ins>
      <w:ins w:id="207" w:author="- michi -" w:date="2020-11-14T20:33:00Z">
        <w:r w:rsidRPr="00B553CC">
          <w:t>«Datenbanken</w:t>
        </w:r>
        <w:del w:id="208" w:author="loony bin" w:date="2020-11-15T12:23:00Z">
          <w:r w:rsidRPr="00B553CC">
            <w:delText xml:space="preserve"> </w:delText>
          </w:r>
        </w:del>
      </w:ins>
      <w:ins w:id="209" w:author="loony bin" w:date="2020-11-15T12:26:00Z">
        <w:r w:rsidR="00411DA3">
          <w:t xml:space="preserve"> </w:t>
        </w:r>
      </w:ins>
      <w:ins w:id="210" w:author="- michi -" w:date="2020-11-14T20:33:00Z">
        <w:r w:rsidRPr="00B553CC">
          <w:t>und</w:t>
        </w:r>
        <w:del w:id="211" w:author="loony bin" w:date="2020-11-15T12:23:00Z">
          <w:r w:rsidRPr="00B553CC">
            <w:delText xml:space="preserve"> </w:delText>
          </w:r>
        </w:del>
      </w:ins>
      <w:ins w:id="212" w:author="loony bin" w:date="2020-11-15T12:26:00Z">
        <w:r w:rsidR="00411DA3">
          <w:t xml:space="preserve"> </w:t>
        </w:r>
      </w:ins>
      <w:ins w:id="213" w:author="- michi -" w:date="2020-11-14T20:33:00Z">
        <w:r w:rsidRPr="00B553CC">
          <w:t>grafische</w:t>
        </w:r>
        <w:del w:id="214" w:author="loony bin" w:date="2020-11-15T12:23:00Z">
          <w:r w:rsidRPr="00B553CC">
            <w:delText xml:space="preserve"> </w:delText>
          </w:r>
        </w:del>
      </w:ins>
      <w:ins w:id="215" w:author="loony bin" w:date="2020-11-15T12:26:00Z">
        <w:r w:rsidR="00411DA3">
          <w:t xml:space="preserve"> </w:t>
        </w:r>
      </w:ins>
      <w:ins w:id="216" w:author="- michi -" w:date="2020-11-14T20:33:00Z">
        <w:r w:rsidRPr="00B553CC">
          <w:t>Benutzeroberflächen»</w:t>
        </w:r>
      </w:ins>
    </w:p>
    <w:p w14:paraId="613F4B2B" w14:textId="77777777" w:rsidR="00540BB0" w:rsidRPr="00B553CC" w:rsidRDefault="00540BB0">
      <w:pPr>
        <w:rPr>
          <w:ins w:id="217" w:author="- michi -" w:date="2020-11-14T20:33:00Z"/>
        </w:rPr>
      </w:pPr>
    </w:p>
    <w:p w14:paraId="3CC358BC" w14:textId="43633D35" w:rsidR="00C464DD" w:rsidRPr="00B553CC" w:rsidDel="00C464DD" w:rsidRDefault="00C464DD">
      <w:pPr>
        <w:rPr>
          <w:del w:id="218" w:author="- michi -" w:date="2020-11-14T20:32:00Z"/>
        </w:rPr>
      </w:pPr>
      <w:ins w:id="219" w:author="- michi -" w:date="2020-11-14T20:31:00Z">
        <w:r w:rsidRPr="00B553CC">
          <w:t>In</w:t>
        </w:r>
        <w:del w:id="220" w:author="loony bin" w:date="2020-11-15T12:23:00Z">
          <w:r w:rsidRPr="00B553CC">
            <w:delText xml:space="preserve"> </w:delText>
          </w:r>
        </w:del>
      </w:ins>
      <w:ins w:id="221" w:author="loony bin" w:date="2020-11-15T12:26:00Z">
        <w:r w:rsidR="00411DA3">
          <w:t xml:space="preserve"> </w:t>
        </w:r>
      </w:ins>
      <w:ins w:id="222" w:author="- michi -" w:date="2020-11-14T20:31:00Z">
        <w:r w:rsidRPr="00B553CC">
          <w:t>diesem</w:t>
        </w:r>
        <w:del w:id="223" w:author="loony bin" w:date="2020-11-15T12:23:00Z">
          <w:r w:rsidRPr="00B553CC">
            <w:delText xml:space="preserve"> </w:delText>
          </w:r>
        </w:del>
      </w:ins>
      <w:ins w:id="224" w:author="loony bin" w:date="2020-11-15T12:26:00Z">
        <w:r w:rsidR="00411DA3">
          <w:t xml:space="preserve"> </w:t>
        </w:r>
      </w:ins>
      <w:ins w:id="225" w:author="- michi -" w:date="2020-11-14T20:31:00Z">
        <w:r w:rsidRPr="00B553CC">
          <w:t>Bericht</w:t>
        </w:r>
      </w:ins>
      <w:ins w:id="226" w:author="- michi -" w:date="2020-11-14T20:33:00Z">
        <w:del w:id="227" w:author="loony bin" w:date="2020-11-15T12:23:00Z">
          <w:r w:rsidR="00540BB0" w:rsidRPr="00B553CC">
            <w:delText xml:space="preserve"> </w:delText>
          </w:r>
        </w:del>
      </w:ins>
      <w:ins w:id="228" w:author="loony bin" w:date="2020-11-15T12:26:00Z">
        <w:r w:rsidR="00411DA3">
          <w:t xml:space="preserve"> </w:t>
        </w:r>
      </w:ins>
      <w:ins w:id="229" w:author="- michi -" w:date="2020-11-14T20:33:00Z">
        <w:r w:rsidR="00540BB0" w:rsidRPr="00B553CC">
          <w:t>geben</w:t>
        </w:r>
        <w:del w:id="230" w:author="loony bin" w:date="2020-11-15T12:23:00Z">
          <w:r w:rsidR="00540BB0" w:rsidRPr="00B553CC">
            <w:delText xml:space="preserve"> </w:delText>
          </w:r>
        </w:del>
      </w:ins>
      <w:ins w:id="231" w:author="loony bin" w:date="2020-11-15T12:26:00Z">
        <w:r w:rsidR="00411DA3">
          <w:t xml:space="preserve"> </w:t>
        </w:r>
      </w:ins>
      <w:ins w:id="232" w:author="- michi -" w:date="2020-11-14T20:33:00Z">
        <w:r w:rsidR="00540BB0" w:rsidRPr="00B553CC">
          <w:t>wir</w:t>
        </w:r>
        <w:del w:id="233" w:author="loony bin" w:date="2020-11-15T12:23:00Z">
          <w:r w:rsidR="00540BB0" w:rsidRPr="00B553CC">
            <w:delText xml:space="preserve"> </w:delText>
          </w:r>
        </w:del>
      </w:ins>
      <w:ins w:id="234" w:author="loony bin" w:date="2020-11-15T12:26:00Z">
        <w:r w:rsidR="00411DA3">
          <w:t xml:space="preserve"> </w:t>
        </w:r>
      </w:ins>
      <w:ins w:id="235" w:author="- michi -" w:date="2020-11-14T20:33:00Z">
        <w:r w:rsidR="00540BB0" w:rsidRPr="00B553CC">
          <w:t>eine</w:t>
        </w:r>
        <w:del w:id="236" w:author="loony bin" w:date="2020-11-15T12:23:00Z">
          <w:r w:rsidR="00540BB0" w:rsidRPr="00B553CC">
            <w:delText xml:space="preserve"> </w:delText>
          </w:r>
        </w:del>
      </w:ins>
      <w:ins w:id="237" w:author="loony bin" w:date="2020-11-15T12:26:00Z">
        <w:r w:rsidR="00411DA3">
          <w:t xml:space="preserve"> </w:t>
        </w:r>
      </w:ins>
      <w:ins w:id="238" w:author="- michi -" w:date="2020-11-14T20:33:00Z">
        <w:r w:rsidR="00540BB0" w:rsidRPr="00B553CC">
          <w:t>k</w:t>
        </w:r>
      </w:ins>
      <w:ins w:id="239" w:author="- michi -" w:date="2020-11-14T20:34:00Z">
        <w:r w:rsidR="00540BB0" w:rsidRPr="00B553CC">
          <w:t>urze</w:t>
        </w:r>
        <w:del w:id="240" w:author="loony bin" w:date="2020-11-15T12:23:00Z">
          <w:r w:rsidR="00540BB0" w:rsidRPr="00B553CC">
            <w:delText xml:space="preserve"> </w:delText>
          </w:r>
        </w:del>
      </w:ins>
      <w:ins w:id="241" w:author="loony bin" w:date="2020-11-15T12:26:00Z">
        <w:r w:rsidR="00411DA3">
          <w:t xml:space="preserve"> </w:t>
        </w:r>
      </w:ins>
      <w:ins w:id="242" w:author="- michi -" w:date="2020-11-14T20:34:00Z">
        <w:r w:rsidR="00540BB0" w:rsidRPr="00B553CC">
          <w:t>Einführung</w:t>
        </w:r>
        <w:del w:id="243" w:author="loony bin" w:date="2020-11-15T12:23:00Z">
          <w:r w:rsidR="00540BB0" w:rsidRPr="00B553CC">
            <w:delText xml:space="preserve"> </w:delText>
          </w:r>
        </w:del>
      </w:ins>
      <w:ins w:id="244" w:author="loony bin" w:date="2020-11-15T12:26:00Z">
        <w:r w:rsidR="00411DA3">
          <w:t xml:space="preserve"> </w:t>
        </w:r>
      </w:ins>
      <w:ins w:id="245" w:author="- michi -" w:date="2020-11-14T20:34:00Z">
        <w:r w:rsidR="00540BB0" w:rsidRPr="00B553CC">
          <w:t>und</w:t>
        </w:r>
      </w:ins>
      <w:ins w:id="246" w:author="- michi -" w:date="2020-11-14T20:31:00Z">
        <w:del w:id="247" w:author="loony bin" w:date="2020-11-15T12:23:00Z">
          <w:r w:rsidRPr="00B553CC">
            <w:delText xml:space="preserve"> </w:delText>
          </w:r>
        </w:del>
      </w:ins>
      <w:ins w:id="248" w:author="loony bin" w:date="2020-11-15T12:26:00Z">
        <w:r w:rsidR="00411DA3">
          <w:t xml:space="preserve"> </w:t>
        </w:r>
      </w:ins>
      <w:ins w:id="249" w:author="- michi -" w:date="2020-11-14T20:34:00Z">
        <w:r w:rsidR="00540BB0" w:rsidRPr="00B553CC">
          <w:t>einen</w:t>
        </w:r>
        <w:del w:id="250" w:author="loony bin" w:date="2020-11-15T12:23:00Z">
          <w:r w:rsidR="00540BB0" w:rsidRPr="00B553CC">
            <w:delText xml:space="preserve"> </w:delText>
          </w:r>
        </w:del>
      </w:ins>
      <w:ins w:id="251" w:author="loony bin" w:date="2020-11-15T12:26:00Z">
        <w:r w:rsidR="00411DA3">
          <w:t xml:space="preserve"> </w:t>
        </w:r>
      </w:ins>
      <w:ins w:id="252" w:author="- michi -" w:date="2020-11-14T20:34:00Z">
        <w:r w:rsidR="00540BB0" w:rsidRPr="00B553CC">
          <w:t>Überblick</w:t>
        </w:r>
        <w:del w:id="253" w:author="loony bin" w:date="2020-11-15T12:23:00Z">
          <w:r w:rsidR="00540BB0" w:rsidRPr="00B553CC">
            <w:delText xml:space="preserve"> </w:delText>
          </w:r>
        </w:del>
      </w:ins>
      <w:ins w:id="254" w:author="loony bin" w:date="2020-11-15T12:26:00Z">
        <w:r w:rsidR="00411DA3">
          <w:t xml:space="preserve"> </w:t>
        </w:r>
      </w:ins>
      <w:ins w:id="255" w:author="- michi -" w:date="2020-11-14T20:34:00Z">
        <w:r w:rsidR="00540BB0" w:rsidRPr="00B553CC">
          <w:t>zu</w:t>
        </w:r>
        <w:del w:id="256" w:author="loony bin" w:date="2020-11-15T12:23:00Z">
          <w:r w:rsidR="00540BB0" w:rsidRPr="00B553CC">
            <w:delText xml:space="preserve"> </w:delText>
          </w:r>
        </w:del>
      </w:ins>
      <w:ins w:id="257" w:author="loony bin" w:date="2020-11-15T12:26:00Z">
        <w:r w:rsidR="00411DA3">
          <w:t xml:space="preserve"> </w:t>
        </w:r>
      </w:ins>
      <w:ins w:id="258" w:author="- michi -" w:date="2020-11-14T20:34:00Z">
        <w:r w:rsidR="00540BB0" w:rsidRPr="00B553CC">
          <w:t>diesem</w:t>
        </w:r>
        <w:del w:id="259" w:author="loony bin" w:date="2020-11-15T12:23:00Z">
          <w:r w:rsidR="00540BB0" w:rsidRPr="00B553CC">
            <w:delText xml:space="preserve"> </w:delText>
          </w:r>
        </w:del>
      </w:ins>
      <w:ins w:id="260" w:author="loony bin" w:date="2020-11-15T12:26:00Z">
        <w:r w:rsidR="00411DA3">
          <w:t xml:space="preserve"> </w:t>
        </w:r>
      </w:ins>
      <w:ins w:id="261" w:author="- michi -" w:date="2020-11-14T20:34:00Z">
        <w:r w:rsidR="00540BB0" w:rsidRPr="00B553CC">
          <w:t>Thema</w:t>
        </w:r>
        <w:r w:rsidR="00B96C15" w:rsidRPr="00B553CC">
          <w:t>.</w:t>
        </w:r>
        <w:del w:id="262" w:author="loony bin" w:date="2020-11-15T12:23:00Z">
          <w:r w:rsidR="00B96C15" w:rsidRPr="00B553CC">
            <w:delText xml:space="preserve"> </w:delText>
          </w:r>
        </w:del>
      </w:ins>
      <w:ins w:id="263" w:author="loony bin" w:date="2020-11-15T12:26:00Z">
        <w:r w:rsidR="00411DA3">
          <w:t xml:space="preserve"> </w:t>
        </w:r>
      </w:ins>
      <w:ins w:id="264" w:author="- michi -" w:date="2020-11-14T20:34:00Z">
        <w:r w:rsidR="00B96C15" w:rsidRPr="00B553CC">
          <w:t>In</w:t>
        </w:r>
        <w:del w:id="265" w:author="loony bin" w:date="2020-11-15T12:23:00Z">
          <w:r w:rsidR="00B96C15" w:rsidRPr="00B553CC">
            <w:delText xml:space="preserve"> </w:delText>
          </w:r>
        </w:del>
      </w:ins>
      <w:ins w:id="266" w:author="loony bin" w:date="2020-11-15T12:26:00Z">
        <w:r w:rsidR="00411DA3">
          <w:t xml:space="preserve"> </w:t>
        </w:r>
      </w:ins>
      <w:ins w:id="267" w:author="- michi -" w:date="2020-11-14T20:34:00Z">
        <w:r w:rsidR="00B96C15" w:rsidRPr="00B553CC">
          <w:t>einem</w:t>
        </w:r>
        <w:del w:id="268" w:author="loony bin" w:date="2020-11-15T12:23:00Z">
          <w:r w:rsidR="00B96C15" w:rsidRPr="00B553CC">
            <w:delText xml:space="preserve"> </w:delText>
          </w:r>
        </w:del>
      </w:ins>
      <w:ins w:id="269" w:author="loony bin" w:date="2020-11-15T12:26:00Z">
        <w:r w:rsidR="00411DA3">
          <w:t xml:space="preserve"> </w:t>
        </w:r>
      </w:ins>
      <w:ins w:id="270" w:author="- michi -" w:date="2020-11-14T21:15:00Z">
        <w:r w:rsidR="009F1509">
          <w:t>p</w:t>
        </w:r>
      </w:ins>
      <w:ins w:id="271" w:author="- michi -" w:date="2020-11-14T20:34:00Z">
        <w:r w:rsidR="00B96C15" w:rsidRPr="00B553CC">
          <w:t>raktischen</w:t>
        </w:r>
        <w:del w:id="272" w:author="loony bin" w:date="2020-11-15T12:23:00Z">
          <w:r w:rsidR="00B96C15" w:rsidRPr="00B553CC">
            <w:delText xml:space="preserve"> </w:delText>
          </w:r>
        </w:del>
      </w:ins>
      <w:ins w:id="273" w:author="loony bin" w:date="2020-11-15T12:26:00Z">
        <w:r w:rsidR="00411DA3">
          <w:t xml:space="preserve"> </w:t>
        </w:r>
      </w:ins>
      <w:ins w:id="274" w:author="- michi -" w:date="2020-11-14T20:34:00Z">
        <w:r w:rsidR="007B6055" w:rsidRPr="00B553CC">
          <w:t>B</w:t>
        </w:r>
        <w:r w:rsidR="00B96C15" w:rsidRPr="00B553CC">
          <w:t>eispiel</w:t>
        </w:r>
        <w:del w:id="275" w:author="loony bin" w:date="2020-11-15T12:23:00Z">
          <w:r w:rsidR="007B6055" w:rsidRPr="00B553CC">
            <w:delText xml:space="preserve"> </w:delText>
          </w:r>
        </w:del>
      </w:ins>
      <w:ins w:id="276" w:author="loony bin" w:date="2020-11-15T12:26:00Z">
        <w:r w:rsidR="00411DA3">
          <w:t xml:space="preserve"> </w:t>
        </w:r>
      </w:ins>
      <w:ins w:id="277" w:author="- michi -" w:date="2020-11-14T20:34:00Z">
        <w:r w:rsidR="007B6055" w:rsidRPr="00B553CC">
          <w:t>mit</w:t>
        </w:r>
        <w:del w:id="278" w:author="loony bin" w:date="2020-11-15T12:23:00Z">
          <w:r w:rsidR="007B6055" w:rsidRPr="00B553CC">
            <w:delText xml:space="preserve"> </w:delText>
          </w:r>
        </w:del>
      </w:ins>
      <w:ins w:id="279" w:author="loony bin" w:date="2020-11-15T12:26:00Z">
        <w:r w:rsidR="00411DA3">
          <w:t xml:space="preserve"> </w:t>
        </w:r>
      </w:ins>
      <w:ins w:id="280" w:author="- michi -" w:date="2020-11-14T20:34:00Z">
        <w:r w:rsidR="007B6055" w:rsidRPr="00B553CC">
          <w:t>Life</w:t>
        </w:r>
        <w:del w:id="281" w:author="loony bin" w:date="2020-11-15T12:23:00Z">
          <w:r w:rsidR="007B6055" w:rsidRPr="00B553CC">
            <w:delText xml:space="preserve"> </w:delText>
          </w:r>
        </w:del>
      </w:ins>
      <w:ins w:id="282" w:author="loony bin" w:date="2020-11-15T12:26:00Z">
        <w:r w:rsidR="00411DA3">
          <w:t xml:space="preserve"> </w:t>
        </w:r>
      </w:ins>
      <w:ins w:id="283" w:author="- michi -" w:date="2020-11-14T20:34:00Z">
        <w:r w:rsidR="007B6055" w:rsidRPr="00B553CC">
          <w:t>Dem</w:t>
        </w:r>
      </w:ins>
      <w:ins w:id="284" w:author="- michi -" w:date="2020-11-14T20:35:00Z">
        <w:r w:rsidR="007B6055" w:rsidRPr="00B553CC">
          <w:t>o</w:t>
        </w:r>
        <w:del w:id="285" w:author="loony bin" w:date="2020-11-15T12:23:00Z">
          <w:r w:rsidR="007B6055" w:rsidRPr="00B553CC">
            <w:delText xml:space="preserve"> </w:delText>
          </w:r>
        </w:del>
      </w:ins>
      <w:ins w:id="286" w:author="loony bin" w:date="2020-11-15T12:26:00Z">
        <w:r w:rsidR="00411DA3">
          <w:t xml:space="preserve"> </w:t>
        </w:r>
      </w:ins>
      <w:ins w:id="287" w:author="- michi -" w:date="2020-11-14T20:31:00Z">
        <w:r w:rsidRPr="00B553CC">
          <w:t>wird</w:t>
        </w:r>
      </w:ins>
      <w:ins w:id="288" w:author="- michi -" w:date="2020-11-14T20:35:00Z">
        <w:del w:id="289" w:author="loony bin" w:date="2020-11-15T12:23:00Z">
          <w:r w:rsidR="007B6055" w:rsidRPr="00B553CC">
            <w:delText xml:space="preserve"> </w:delText>
          </w:r>
        </w:del>
      </w:ins>
      <w:ins w:id="290" w:author="loony bin" w:date="2020-11-15T12:26:00Z">
        <w:r w:rsidR="00411DA3">
          <w:t xml:space="preserve"> </w:t>
        </w:r>
      </w:ins>
      <w:ins w:id="291" w:author="- michi -" w:date="2020-11-14T20:35:00Z">
        <w:r w:rsidR="007B6055" w:rsidRPr="00B553CC">
          <w:t>das</w:t>
        </w:r>
      </w:ins>
      <w:ins w:id="292" w:author="- michi -" w:date="2020-11-14T20:32:00Z">
        <w:del w:id="293" w:author="loony bin" w:date="2020-11-15T12:23:00Z">
          <w:r w:rsidRPr="00B553CC">
            <w:delText xml:space="preserve"> </w:delText>
          </w:r>
        </w:del>
      </w:ins>
      <w:ins w:id="294" w:author="loony bin" w:date="2020-11-15T12:26:00Z">
        <w:r w:rsidR="00411DA3">
          <w:t xml:space="preserve"> </w:t>
        </w:r>
      </w:ins>
      <w:ins w:id="295" w:author="- michi -" w:date="2020-11-14T20:32:00Z">
        <w:r w:rsidRPr="00B553CC">
          <w:t>Them</w:t>
        </w:r>
      </w:ins>
      <w:ins w:id="296" w:author="- michi -" w:date="2020-11-14T20:35:00Z">
        <w:r w:rsidR="00BD77A3" w:rsidRPr="00B553CC">
          <w:t>engebiet</w:t>
        </w:r>
        <w:del w:id="297" w:author="loony bin" w:date="2020-11-15T12:23:00Z">
          <w:r w:rsidR="00BD77A3" w:rsidRPr="00B553CC">
            <w:delText xml:space="preserve"> </w:delText>
          </w:r>
        </w:del>
      </w:ins>
      <w:ins w:id="298" w:author="loony bin" w:date="2020-11-15T12:26:00Z">
        <w:r w:rsidR="00411DA3">
          <w:t xml:space="preserve"> </w:t>
        </w:r>
      </w:ins>
      <w:ins w:id="299" w:author="- michi -" w:date="2020-11-14T20:35:00Z">
        <w:r w:rsidR="00BD77A3" w:rsidRPr="00B553CC">
          <w:t>der</w:t>
        </w:r>
        <w:del w:id="300" w:author="loony bin" w:date="2020-11-15T12:23:00Z">
          <w:r w:rsidR="00BD77A3" w:rsidRPr="00B553CC">
            <w:delText xml:space="preserve"> </w:delText>
          </w:r>
        </w:del>
      </w:ins>
      <w:ins w:id="301" w:author="loony bin" w:date="2020-11-15T12:26:00Z">
        <w:r w:rsidR="00411DA3">
          <w:t xml:space="preserve"> </w:t>
        </w:r>
      </w:ins>
      <w:ins w:id="302" w:author="- michi -" w:date="2020-11-14T20:35:00Z">
        <w:r w:rsidR="00BD77A3" w:rsidRPr="00B553CC">
          <w:t>Klasse</w:t>
        </w:r>
        <w:del w:id="303" w:author="loony bin" w:date="2020-11-15T12:23:00Z">
          <w:r w:rsidR="00BD77A3" w:rsidRPr="00B553CC">
            <w:delText xml:space="preserve"> </w:delText>
          </w:r>
        </w:del>
      </w:ins>
      <w:ins w:id="304" w:author="loony bin" w:date="2020-11-15T12:26:00Z">
        <w:r w:rsidR="00411DA3">
          <w:t xml:space="preserve"> </w:t>
        </w:r>
      </w:ins>
      <w:ins w:id="305" w:author="- michi -" w:date="2020-11-14T20:35:00Z">
        <w:r w:rsidR="00BD77A3" w:rsidRPr="00B553CC">
          <w:t>vorgestellt.</w:t>
        </w:r>
      </w:ins>
    </w:p>
    <w:p w14:paraId="0110FC86" w14:textId="75591165" w:rsidR="00A8478D" w:rsidRPr="00B553CC" w:rsidDel="00C464DD" w:rsidRDefault="00A8478D">
      <w:pPr>
        <w:rPr>
          <w:del w:id="306" w:author="- michi -" w:date="2020-11-14T20:32:00Z"/>
        </w:rPr>
      </w:pPr>
    </w:p>
    <w:p w14:paraId="5DB08615" w14:textId="1CC83A3F" w:rsidR="0010120A" w:rsidRPr="00B553CC" w:rsidRDefault="00235DB4">
      <w:pPr>
        <w:rPr>
          <w:ins w:id="307" w:author="- michi -" w:date="2020-11-14T19:34:00Z"/>
        </w:rPr>
      </w:pPr>
      <w:del w:id="308" w:author="- michi -" w:date="2020-11-14T20:32:00Z">
        <w:r w:rsidRPr="00B553CC" w:rsidDel="00C464DD">
          <w:delText>In unserer Gruppenarbeit wird das Thema</w:delText>
        </w:r>
      </w:del>
      <w:del w:id="309" w:author="- michi -" w:date="2020-11-14T20:35:00Z">
        <w:r w:rsidRPr="00B553CC" w:rsidDel="00BD77A3">
          <w:delText xml:space="preserve"> </w:delText>
        </w:r>
      </w:del>
      <w:del w:id="310" w:author="- michi -" w:date="2020-11-14T20:33:00Z">
        <w:r w:rsidRPr="00B553CC" w:rsidDel="006B1611">
          <w:delText xml:space="preserve">«Datenbanken und grafische Benutzeroberflächen </w:delText>
        </w:r>
      </w:del>
      <w:del w:id="311" w:author="- michi -" w:date="2020-11-14T20:35:00Z">
        <w:r w:rsidRPr="00B553CC" w:rsidDel="00BD77A3">
          <w:delText>behandel</w:delText>
        </w:r>
      </w:del>
      <w:del w:id="312" w:author="- michi -" w:date="2020-11-14T20:36:00Z">
        <w:r w:rsidRPr="00B553CC" w:rsidDel="00BD77A3">
          <w:delText>t.</w:delText>
        </w:r>
      </w:del>
      <w:del w:id="313" w:author="- michi -" w:date="2020-11-14T19:34:00Z">
        <w:r w:rsidR="0010120A" w:rsidRPr="00B553CC" w:rsidDel="00184A4E">
          <w:br w:type="page"/>
        </w:r>
      </w:del>
    </w:p>
    <w:p w14:paraId="5EE7ECF3" w14:textId="027A05F7" w:rsidR="00184A4E" w:rsidRPr="00B553CC" w:rsidRDefault="00184A4E">
      <w:pPr>
        <w:rPr>
          <w:ins w:id="314" w:author="- michi -" w:date="2020-11-14T19:34:00Z"/>
        </w:rPr>
      </w:pPr>
    </w:p>
    <w:p w14:paraId="2069CFB3" w14:textId="77777777" w:rsidR="00184A4E" w:rsidRPr="00B553CC" w:rsidRDefault="00184A4E"/>
    <w:p w14:paraId="38F09802" w14:textId="77777777" w:rsidR="0078462C" w:rsidRPr="00595500" w:rsidRDefault="0078462C">
      <w:pPr>
        <w:pStyle w:val="Heading1"/>
        <w:numPr>
          <w:ilvl w:val="0"/>
          <w:numId w:val="0"/>
        </w:numPr>
        <w:ind w:left="364" w:hanging="360"/>
        <w:pPrChange w:id="315" w:author="- michi -" w:date="2020-11-14T21:14:00Z">
          <w:pPr/>
        </w:pPrChange>
      </w:pPr>
      <w:bookmarkStart w:id="316" w:name="_Toc56280980"/>
      <w:proofErr w:type="spellStart"/>
      <w:r w:rsidRPr="00595500">
        <w:t>Inhaltsverzeichnis</w:t>
      </w:r>
      <w:bookmarkEnd w:id="316"/>
      <w:proofErr w:type="spellEnd"/>
    </w:p>
    <w:p w14:paraId="01044565" w14:textId="77777777" w:rsidR="0078462C" w:rsidRPr="00595500" w:rsidRDefault="0078462C">
      <w:pPr>
        <w:pPrChange w:id="317" w:author="- michi -" w:date="2020-11-14T21:10:00Z">
          <w:pPr>
            <w:pStyle w:val="Heading1"/>
            <w:numPr>
              <w:numId w:val="0"/>
            </w:numPr>
            <w:tabs>
              <w:tab w:val="clear" w:pos="7401"/>
            </w:tabs>
            <w:ind w:left="0" w:firstLine="0"/>
          </w:pPr>
        </w:pPrChange>
      </w:pPr>
    </w:p>
    <w:p w14:paraId="23B47088" w14:textId="6023C84E" w:rsidR="009F1509" w:rsidRDefault="0078462C">
      <w:pPr>
        <w:pStyle w:val="TOC1"/>
        <w:rPr>
          <w:ins w:id="318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r w:rsidRPr="00595500">
        <w:fldChar w:fldCharType="begin"/>
      </w:r>
      <w:r w:rsidRPr="00B553CC">
        <w:instrText xml:space="preserve"> TOC \o "1-1" \h \z \u </w:instrText>
      </w:r>
      <w:r w:rsidRPr="00595500">
        <w:rPr>
          <w:rPrChange w:id="319" w:author="- michi -" w:date="2020-11-14T20:36:00Z">
            <w:rPr>
              <w:rFonts w:eastAsia="Calibri"/>
              <w:szCs w:val="22"/>
            </w:rPr>
          </w:rPrChange>
        </w:rPr>
        <w:fldChar w:fldCharType="separate"/>
      </w:r>
      <w:ins w:id="320" w:author="- michi -" w:date="2020-11-14T21:16:00Z">
        <w:r w:rsidR="009F1509" w:rsidRPr="00BE1B9F">
          <w:rPr>
            <w:rStyle w:val="Hyperlink"/>
            <w:noProof/>
          </w:rPr>
          <w:fldChar w:fldCharType="begin"/>
        </w:r>
        <w:r w:rsidR="009F1509" w:rsidRPr="00BE1B9F">
          <w:rPr>
            <w:rStyle w:val="Hyperlink"/>
            <w:noProof/>
          </w:rPr>
          <w:instrText xml:space="preserve"> </w:instrText>
        </w:r>
        <w:r w:rsidR="009F1509">
          <w:rPr>
            <w:noProof/>
          </w:rPr>
          <w:instrText>HYPERLINK \l "_Toc56280977"</w:instrText>
        </w:r>
        <w:r w:rsidR="009F1509" w:rsidRPr="00BE1B9F">
          <w:rPr>
            <w:rStyle w:val="Hyperlink"/>
            <w:noProof/>
          </w:rPr>
          <w:instrText xml:space="preserve"> </w:instrText>
        </w:r>
        <w:r w:rsidR="009F1509" w:rsidRPr="00BE1B9F">
          <w:rPr>
            <w:rStyle w:val="Hyperlink"/>
            <w:noProof/>
          </w:rPr>
          <w:fldChar w:fldCharType="separate"/>
        </w:r>
        <w:del w:id="321" w:author="loony bin" w:date="2020-11-15T10:43:00Z">
          <w:r w:rsidR="009F1509" w:rsidRPr="00BE1B9F">
            <w:rPr>
              <w:rStyle w:val="Hyperlink"/>
              <w:noProof/>
            </w:rPr>
            <w:delText>PowerShell</w:delText>
          </w:r>
        </w:del>
      </w:ins>
      <w:ins w:id="322" w:author="loony bin" w:date="2020-11-15T10:43:00Z">
        <w:r w:rsidR="00F74F63">
          <w:rPr>
            <w:rStyle w:val="Hyperlink"/>
            <w:noProof/>
          </w:rPr>
          <w:t>Powershell</w:t>
        </w:r>
      </w:ins>
      <w:ins w:id="323" w:author="- michi -" w:date="2020-11-14T21:16:00Z">
        <w:r w:rsidR="009F1509">
          <w:rPr>
            <w:noProof/>
            <w:webHidden/>
          </w:rPr>
          <w:tab/>
        </w:r>
        <w:r w:rsidR="009F1509">
          <w:rPr>
            <w:noProof/>
            <w:webHidden/>
          </w:rPr>
          <w:fldChar w:fldCharType="begin"/>
        </w:r>
        <w:r w:rsidR="009F1509">
          <w:rPr>
            <w:noProof/>
            <w:webHidden/>
          </w:rPr>
          <w:instrText xml:space="preserve"> PAGEREF _Toc56280977 \h </w:instrText>
        </w:r>
      </w:ins>
      <w:r w:rsidR="009F1509">
        <w:rPr>
          <w:noProof/>
          <w:webHidden/>
        </w:rPr>
      </w:r>
      <w:r w:rsidR="009F1509">
        <w:rPr>
          <w:noProof/>
          <w:webHidden/>
        </w:rPr>
        <w:fldChar w:fldCharType="separate"/>
      </w:r>
      <w:ins w:id="324" w:author="- michi -" w:date="2020-11-14T21:16:00Z">
        <w:r w:rsidR="009F1509">
          <w:rPr>
            <w:noProof/>
            <w:webHidden/>
          </w:rPr>
          <w:t>1</w:t>
        </w:r>
        <w:r w:rsidR="009F1509">
          <w:rPr>
            <w:noProof/>
            <w:webHidden/>
          </w:rPr>
          <w:fldChar w:fldCharType="end"/>
        </w:r>
        <w:r w:rsidR="009F1509" w:rsidRPr="00BE1B9F">
          <w:rPr>
            <w:rStyle w:val="Hyperlink"/>
            <w:noProof/>
          </w:rPr>
          <w:fldChar w:fldCharType="end"/>
        </w:r>
      </w:ins>
    </w:p>
    <w:p w14:paraId="5C4DDFDB" w14:textId="0C446D74" w:rsidR="009F1509" w:rsidRDefault="009F1509">
      <w:pPr>
        <w:pStyle w:val="TOC1"/>
        <w:rPr>
          <w:ins w:id="325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26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"_Toc56280978"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Datenbanken</w:t>
        </w:r>
        <w:del w:id="327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28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29" w:author="- michi -" w:date="2020-11-14T21:16:00Z">
        <w:r w:rsidRPr="00BE1B9F">
          <w:rPr>
            <w:rStyle w:val="Hyperlink"/>
            <w:noProof/>
          </w:rPr>
          <w:t>und</w:t>
        </w:r>
        <w:del w:id="330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31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32" w:author="- michi -" w:date="2020-11-14T21:16:00Z">
        <w:r w:rsidRPr="00BE1B9F">
          <w:rPr>
            <w:rStyle w:val="Hyperlink"/>
            <w:noProof/>
          </w:rPr>
          <w:t>GUIs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3" w:author="- michi -" w:date="2020-11-14T21:16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3291B538" w14:textId="757AC788" w:rsidR="009F1509" w:rsidRDefault="009F1509">
      <w:pPr>
        <w:pStyle w:val="TOC1"/>
        <w:rPr>
          <w:ins w:id="334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35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"_Toc56280979"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6" w:author="- michi -" w:date="2020-11-14T21:16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1AE1E4F6" w14:textId="28573301" w:rsidR="009F1509" w:rsidRDefault="009F1509">
      <w:pPr>
        <w:pStyle w:val="TOC1"/>
        <w:rPr>
          <w:ins w:id="337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38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"_Toc56280980"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Inhaltsverzeichnis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9" w:author="- michi -" w:date="2020-11-14T21:16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67196D02" w14:textId="13D5D0B5" w:rsidR="009F1509" w:rsidRDefault="009F1509">
      <w:pPr>
        <w:pStyle w:val="TOC1"/>
        <w:rPr>
          <w:ins w:id="340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41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"_Toc56280981"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Möglichkeiten</w:t>
        </w:r>
        <w:del w:id="342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43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44" w:author="- michi -" w:date="2020-11-14T21:16:00Z">
        <w:r w:rsidRPr="00BE1B9F">
          <w:rPr>
            <w:rStyle w:val="Hyperlink"/>
            <w:noProof/>
          </w:rPr>
          <w:t>und</w:t>
        </w:r>
        <w:del w:id="345" w:author="loony bin" w:date="2020-11-15T12:23:00Z">
          <w:r w:rsidRPr="00BE1B9F" w:rsidDel="009D3441">
            <w:rPr>
              <w:rStyle w:val="Hyperlink"/>
              <w:noProof/>
            </w:rPr>
            <w:delText xml:space="preserve"> </w:delText>
          </w:r>
        </w:del>
      </w:ins>
      <w:ins w:id="346" w:author="loony bin" w:date="2020-11-15T12:26:00Z">
        <w:r w:rsidRPr="00BE1B9F">
          <w:rPr>
            <w:rStyle w:val="Hyperlink"/>
            <w:noProof/>
          </w:rPr>
          <w:t xml:space="preserve"> </w:t>
        </w:r>
      </w:ins>
      <w:ins w:id="347" w:author="- michi -" w:date="2020-11-14T21:16:00Z">
        <w:r w:rsidRPr="00BE1B9F">
          <w:rPr>
            <w:rStyle w:val="Hyperlink"/>
            <w:noProof/>
          </w:rPr>
          <w:t>Einsatzbereiche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8" w:author="- michi -" w:date="2020-11-14T21:16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5577D60B" w14:textId="01F60197" w:rsidR="009F1509" w:rsidRDefault="009F1509">
      <w:pPr>
        <w:pStyle w:val="TOC1"/>
        <w:rPr>
          <w:ins w:id="349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50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"_Toc56280982"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ADO.NET</w:t>
        </w:r>
        <w:del w:id="351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52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53" w:author="- michi -" w:date="2020-11-14T21:16:00Z">
        <w:r w:rsidRPr="00BE1B9F">
          <w:rPr>
            <w:rStyle w:val="Hyperlink"/>
            <w:noProof/>
          </w:rPr>
          <w:t>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4" w:author="- michi -" w:date="2020-11-14T21:16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715B488C" w14:textId="14D1DC58" w:rsidR="009F1509" w:rsidRDefault="009F1509">
      <w:pPr>
        <w:pStyle w:val="TOC1"/>
        <w:rPr>
          <w:ins w:id="355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56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"_Toc56280983"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Beispielprojekt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7" w:author="- michi -" w:date="2020-11-14T21:16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55FB19EB" w14:textId="13CB3226" w:rsidR="009F1509" w:rsidRDefault="009F1509">
      <w:pPr>
        <w:pStyle w:val="TOC1"/>
        <w:rPr>
          <w:ins w:id="358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59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"_Toc56280984"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Eingabemasken</w:t>
        </w:r>
        <w:del w:id="360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61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62" w:author="- michi -" w:date="2020-11-14T21:16:00Z">
        <w:r w:rsidRPr="00BE1B9F">
          <w:rPr>
            <w:rStyle w:val="Hyperlink"/>
            <w:noProof/>
          </w:rPr>
          <w:t>/</w:t>
        </w:r>
        <w:del w:id="363" w:author="loony bin" w:date="2020-11-15T12:23:00Z">
          <w:r w:rsidRPr="00BE1B9F" w:rsidDel="009D3441">
            <w:rPr>
              <w:rStyle w:val="Hyperlink"/>
              <w:noProof/>
            </w:rPr>
            <w:delText xml:space="preserve"> </w:delText>
          </w:r>
        </w:del>
      </w:ins>
      <w:ins w:id="364" w:author="loony bin" w:date="2020-11-15T12:26:00Z">
        <w:r w:rsidRPr="00BE1B9F">
          <w:rPr>
            <w:rStyle w:val="Hyperlink"/>
            <w:noProof/>
          </w:rPr>
          <w:t xml:space="preserve"> </w:t>
        </w:r>
      </w:ins>
      <w:ins w:id="365" w:author="- michi -" w:date="2020-11-14T21:16:00Z">
        <w:r w:rsidRPr="00BE1B9F">
          <w:rPr>
            <w:rStyle w:val="Hyperlink"/>
            <w:noProof/>
          </w:rPr>
          <w:t>WPF</w:t>
        </w:r>
        <w:del w:id="366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67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68" w:author="- michi -" w:date="2020-11-14T21:16:00Z">
        <w:del w:id="369" w:author="loony bin" w:date="2020-11-15T10:43:00Z">
          <w:r w:rsidRPr="00BE1B9F">
            <w:rPr>
              <w:rStyle w:val="Hyperlink"/>
              <w:noProof/>
            </w:rPr>
            <w:delText>PowerShell</w:delText>
          </w:r>
        </w:del>
      </w:ins>
      <w:ins w:id="370" w:author="loony bin" w:date="2020-11-15T10:43:00Z">
        <w:r w:rsidR="00F74F63">
          <w:rPr>
            <w:rStyle w:val="Hyperlink"/>
            <w:noProof/>
          </w:rPr>
          <w:t>Powershell</w:t>
        </w:r>
      </w:ins>
      <w:ins w:id="371" w:author="- michi -" w:date="2020-11-14T21:16:00Z">
        <w:del w:id="372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73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74" w:author="- michi -" w:date="2020-11-14T21:16:00Z">
        <w:r w:rsidRPr="00BE1B9F">
          <w:rPr>
            <w:rStyle w:val="Hyperlink"/>
            <w:noProof/>
          </w:rPr>
          <w:t>Kit</w:t>
        </w:r>
        <w:del w:id="375" w:author="loony bin" w:date="2020-11-15T12:23:00Z">
          <w:r w:rsidRPr="00BE1B9F">
            <w:rPr>
              <w:rStyle w:val="Hyperlink"/>
              <w:noProof/>
            </w:rPr>
            <w:delText xml:space="preserve"> </w:delText>
          </w:r>
        </w:del>
      </w:ins>
      <w:ins w:id="376" w:author="loony bin" w:date="2020-11-15T12:26:00Z">
        <w:r w:rsidR="00411DA3">
          <w:rPr>
            <w:rStyle w:val="Hyperlink"/>
            <w:noProof/>
          </w:rPr>
          <w:t xml:space="preserve"> </w:t>
        </w:r>
      </w:ins>
      <w:ins w:id="377" w:author="- michi -" w:date="2020-11-14T21:16:00Z">
        <w:r w:rsidRPr="00BE1B9F">
          <w:rPr>
            <w:rStyle w:val="Hyperlink"/>
            <w:noProof/>
          </w:rPr>
          <w:t>(WPK)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8" w:author="- michi -" w:date="2020-11-14T21:16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1D1E3E57" w14:textId="3C98AA38" w:rsidR="009F1509" w:rsidRDefault="009F1509">
      <w:pPr>
        <w:pStyle w:val="TOC1"/>
        <w:rPr>
          <w:ins w:id="379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80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"_Toc56280985"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Schlusswort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1" w:author="- michi -" w:date="2020-11-14T21:16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2C4A4DA6" w14:textId="22BA114B" w:rsidR="009F1509" w:rsidRDefault="009F1509">
      <w:pPr>
        <w:pStyle w:val="TOC1"/>
        <w:rPr>
          <w:ins w:id="382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83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"_Toc56280986"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noProof/>
          </w:rPr>
          <w:t>Quellenverzeichnis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4" w:author="- michi -" w:date="2020-11-14T21:1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39919C11" w14:textId="43406372" w:rsidR="009F1509" w:rsidRDefault="009F1509">
      <w:pPr>
        <w:pStyle w:val="TOC1"/>
        <w:rPr>
          <w:ins w:id="385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86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"_Toc56280987"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iCs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iCs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7" w:author="- michi -" w:date="2020-11-14T21:1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221D0BF3" w14:textId="611A06D3" w:rsidR="009F1509" w:rsidRDefault="009F1509">
      <w:pPr>
        <w:pStyle w:val="TOC1"/>
        <w:rPr>
          <w:ins w:id="388" w:author="- michi -" w:date="2020-11-14T21:16:00Z"/>
          <w:rFonts w:asciiTheme="minorHAnsi" w:eastAsiaTheme="minorEastAsia" w:hAnsiTheme="minorHAnsi" w:cstheme="minorBidi"/>
          <w:noProof/>
          <w:szCs w:val="22"/>
          <w:lang w:eastAsia="de-CH"/>
        </w:rPr>
      </w:pPr>
      <w:ins w:id="389" w:author="- michi -" w:date="2020-11-14T21:16:00Z">
        <w:r w:rsidRPr="00BE1B9F">
          <w:rPr>
            <w:rStyle w:val="Hyperlink"/>
            <w:noProof/>
          </w:rPr>
          <w:fldChar w:fldCharType="begin"/>
        </w:r>
        <w:r w:rsidRPr="00BE1B9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"_Toc56280988"</w:instrText>
        </w:r>
        <w:r w:rsidRPr="00BE1B9F">
          <w:rPr>
            <w:rStyle w:val="Hyperlink"/>
            <w:noProof/>
          </w:rPr>
          <w:instrText xml:space="preserve"> </w:instrText>
        </w:r>
        <w:r w:rsidRPr="00BE1B9F">
          <w:rPr>
            <w:rStyle w:val="Hyperlink"/>
            <w:noProof/>
          </w:rPr>
          <w:fldChar w:fldCharType="separate"/>
        </w:r>
        <w:r w:rsidRPr="00BE1B9F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Cs w:val="22"/>
            <w:lang w:eastAsia="de-CH"/>
          </w:rPr>
          <w:tab/>
        </w:r>
        <w:r w:rsidRPr="00BE1B9F">
          <w:rPr>
            <w:rStyle w:val="Hyperlink"/>
            <w:iCs/>
            <w:noProof/>
          </w:rPr>
          <w:t>Tabellenverzeichnis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_Toc56280988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0" w:author="- michi -" w:date="2020-11-14T21:1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E1B9F">
          <w:rPr>
            <w:rStyle w:val="Hyperlink"/>
            <w:noProof/>
          </w:rPr>
          <w:fldChar w:fldCharType="end"/>
        </w:r>
      </w:ins>
    </w:p>
    <w:p w14:paraId="66D14730" w14:textId="06D38952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391" w:author="- michi -" w:date="2020-11-14T20:29:00Z"/>
          <w:rFonts w:asciiTheme="minorHAnsi" w:eastAsiaTheme="minorEastAsia" w:hAnsiTheme="minorHAnsi" w:cstheme="minorBidi"/>
          <w:noProof/>
          <w:lang w:eastAsia="de-CH"/>
        </w:rPr>
        <w:pPrChange w:id="392" w:author="- michi -" w:date="2020-11-14T21:12:00Z">
          <w:pPr/>
        </w:pPrChange>
      </w:pPr>
      <w:del w:id="393" w:author="- michi -" w:date="2020-11-14T20:29:00Z">
        <w:r w:rsidRPr="001E5F55" w:rsidDel="00516986">
          <w:rPr>
            <w:noProof/>
          </w:rPr>
          <w:fldChar w:fldCharType="begin"/>
        </w:r>
        <w:r w:rsidRPr="001E5F55" w:rsidDel="00516986">
          <w:rPr>
            <w:noProof/>
          </w:rPr>
          <w:delInstrText xml:space="preserve"> HYPERLINK \l "_Toc54888019" </w:delInstrText>
        </w:r>
        <w:r w:rsidRPr="001E5F55" w:rsidDel="00516986">
          <w:rPr>
            <w:noProof/>
          </w:rPr>
          <w:fldChar w:fldCharType="separate"/>
        </w:r>
      </w:del>
      <w:ins w:id="394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395" w:author="- michi -" w:date="2020-11-14T20:29:00Z">
        <w:r w:rsidR="00987096" w:rsidRPr="001E5F55" w:rsidDel="00516986">
          <w:rPr>
            <w:rStyle w:val="Hyperlink"/>
            <w:noProof/>
          </w:rPr>
          <w:delText>Summary</w:delText>
        </w:r>
        <w:r w:rsidR="00987096" w:rsidRPr="001E5F55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1E5F55" w:rsidDel="00516986">
          <w:rPr>
            <w:noProof/>
            <w:webHidden/>
          </w:rPr>
          <w:delInstrText xml:space="preserve"> PAGEREF _Toc54888019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1E5F55" w:rsidDel="00516986">
          <w:rPr>
            <w:noProof/>
            <w:webHidden/>
          </w:rPr>
          <w:delText>2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05A4F35A" w14:textId="6A10E40F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396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397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"_Toc54888020" </w:delInstrText>
        </w:r>
        <w:r w:rsidRPr="001E5F55" w:rsidDel="00516986">
          <w:rPr>
            <w:noProof/>
          </w:rPr>
          <w:fldChar w:fldCharType="separate"/>
        </w:r>
      </w:del>
      <w:ins w:id="398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399" w:author="- michi -" w:date="2020-11-14T20:29:00Z">
        <w:r w:rsidR="00987096" w:rsidRPr="00B553CC" w:rsidDel="00516986">
          <w:rPr>
            <w:rStyle w:val="Hyperlink"/>
            <w:noProof/>
          </w:rPr>
          <w:delText>Inhaltsverzeichnis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_Toc54888020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3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2418814A" w14:textId="0D75CCCB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00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01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"_Toc54888021" </w:delInstrText>
        </w:r>
        <w:r w:rsidRPr="001E5F55" w:rsidDel="00516986">
          <w:rPr>
            <w:noProof/>
          </w:rPr>
          <w:fldChar w:fldCharType="separate"/>
        </w:r>
      </w:del>
      <w:ins w:id="402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03" w:author="- michi -" w:date="2020-11-14T20:29:00Z">
        <w:r w:rsidR="00987096" w:rsidRPr="00B553CC" w:rsidDel="00516986">
          <w:rPr>
            <w:rStyle w:val="Hyperlink"/>
            <w:noProof/>
          </w:rPr>
          <w:delText>1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noProof/>
          </w:rPr>
          <w:delText>ADO.NET Grundlagen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_Toc54888021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4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5B24B332" w14:textId="1E5E80C7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04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05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"_Toc54888022" </w:delInstrText>
        </w:r>
        <w:r w:rsidRPr="001E5F55" w:rsidDel="00516986">
          <w:rPr>
            <w:noProof/>
          </w:rPr>
          <w:fldChar w:fldCharType="separate"/>
        </w:r>
      </w:del>
      <w:ins w:id="406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07" w:author="- michi -" w:date="2020-11-14T20:29:00Z">
        <w:r w:rsidR="00987096" w:rsidRPr="00B553CC" w:rsidDel="00516986">
          <w:rPr>
            <w:rStyle w:val="Hyperlink"/>
            <w:noProof/>
          </w:rPr>
          <w:delText>2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noProof/>
          </w:rPr>
          <w:delText xml:space="preserve">Datenzugriff mit </w:delText>
        </w:r>
        <w:r w:rsidR="00E906BD" w:rsidRPr="00B553CC" w:rsidDel="00516986">
          <w:rPr>
            <w:rStyle w:val="Hyperlink"/>
            <w:noProof/>
          </w:rPr>
          <w:delText>PowerShell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_Toc54888022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5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29FB71A9" w14:textId="67159C57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08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09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"_Toc54888023" </w:delInstrText>
        </w:r>
        <w:r w:rsidRPr="001E5F55" w:rsidDel="00516986">
          <w:rPr>
            <w:noProof/>
          </w:rPr>
          <w:fldChar w:fldCharType="separate"/>
        </w:r>
      </w:del>
      <w:ins w:id="410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11" w:author="- michi -" w:date="2020-11-14T20:29:00Z">
        <w:r w:rsidR="00987096" w:rsidRPr="00B553CC" w:rsidDel="00516986">
          <w:rPr>
            <w:rStyle w:val="Hyperlink"/>
            <w:noProof/>
          </w:rPr>
          <w:delText>3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noProof/>
          </w:rPr>
          <w:delText xml:space="preserve">Eingabemasken / WPF </w:delText>
        </w:r>
        <w:r w:rsidR="00E906BD" w:rsidRPr="00B553CC" w:rsidDel="00516986">
          <w:rPr>
            <w:rStyle w:val="Hyperlink"/>
            <w:noProof/>
          </w:rPr>
          <w:delText>PowerShell</w:delText>
        </w:r>
        <w:r w:rsidR="00987096" w:rsidRPr="00B553CC" w:rsidDel="00516986">
          <w:rPr>
            <w:rStyle w:val="Hyperlink"/>
            <w:noProof/>
          </w:rPr>
          <w:delText xml:space="preserve"> Kit (WPK)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_Toc54888023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6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2E443AD6" w14:textId="13F6131B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12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13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"_Toc54888024" </w:delInstrText>
        </w:r>
        <w:r w:rsidRPr="001E5F55" w:rsidDel="00516986">
          <w:rPr>
            <w:noProof/>
          </w:rPr>
          <w:fldChar w:fldCharType="separate"/>
        </w:r>
      </w:del>
      <w:ins w:id="414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15" w:author="- michi -" w:date="2020-11-14T20:29:00Z">
        <w:r w:rsidR="00987096" w:rsidRPr="00B553CC" w:rsidDel="00516986">
          <w:rPr>
            <w:rStyle w:val="Hyperlink"/>
            <w:noProof/>
          </w:rPr>
          <w:delText>4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noProof/>
          </w:rPr>
          <w:delText>Schlusswort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_Toc54888024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7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0A91E070" w14:textId="72D703C6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16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17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"_Toc54888025" </w:delInstrText>
        </w:r>
        <w:r w:rsidRPr="001E5F55" w:rsidDel="00516986">
          <w:rPr>
            <w:noProof/>
          </w:rPr>
          <w:fldChar w:fldCharType="separate"/>
        </w:r>
      </w:del>
      <w:ins w:id="418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19" w:author="- michi -" w:date="2020-11-14T20:29:00Z">
        <w:r w:rsidR="00987096" w:rsidRPr="00B553CC" w:rsidDel="00516986">
          <w:rPr>
            <w:rStyle w:val="Hyperlink"/>
            <w:noProof/>
          </w:rPr>
          <w:delText>5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noProof/>
          </w:rPr>
          <w:delText>Quellenverzeichnis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_Toc54888025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8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195BE11C" w14:textId="72459690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20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21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"_Toc54888026" </w:delInstrText>
        </w:r>
        <w:r w:rsidRPr="001E5F55" w:rsidDel="00516986">
          <w:rPr>
            <w:noProof/>
          </w:rPr>
          <w:fldChar w:fldCharType="separate"/>
        </w:r>
      </w:del>
      <w:ins w:id="422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23" w:author="- michi -" w:date="2020-11-14T20:29:00Z">
        <w:r w:rsidR="00987096" w:rsidRPr="00B553CC" w:rsidDel="00516986">
          <w:rPr>
            <w:rStyle w:val="Hyperlink"/>
            <w:iCs/>
            <w:noProof/>
          </w:rPr>
          <w:delText>6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iCs/>
            <w:noProof/>
          </w:rPr>
          <w:delText>Abbildungsverzeichnis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_Toc54888026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8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74D7C064" w14:textId="1B0C0380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24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25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"_Toc54888027" </w:delInstrText>
        </w:r>
        <w:r w:rsidRPr="001E5F55" w:rsidDel="00516986">
          <w:rPr>
            <w:noProof/>
          </w:rPr>
          <w:fldChar w:fldCharType="separate"/>
        </w:r>
      </w:del>
      <w:ins w:id="426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27" w:author="- michi -" w:date="2020-11-14T20:29:00Z">
        <w:r w:rsidR="00987096" w:rsidRPr="00B553CC" w:rsidDel="00516986">
          <w:rPr>
            <w:rStyle w:val="Hyperlink"/>
            <w:noProof/>
          </w:rPr>
          <w:delText>7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iCs/>
            <w:noProof/>
          </w:rPr>
          <w:delText>Tabellenverzeichnis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_Toc54888027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9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13FCB8A3" w14:textId="0825E841" w:rsidR="00987096" w:rsidRPr="00B553CC" w:rsidDel="00516986" w:rsidRDefault="00826AA0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  <w:rPr>
          <w:del w:id="428" w:author="- michi -" w:date="2020-11-14T20:29:00Z"/>
          <w:rFonts w:asciiTheme="minorHAnsi" w:eastAsiaTheme="minorEastAsia" w:hAnsiTheme="minorHAnsi" w:cstheme="minorBidi"/>
          <w:noProof/>
          <w:lang w:eastAsia="de-CH"/>
        </w:rPr>
      </w:pPr>
      <w:del w:id="429" w:author="- michi -" w:date="2020-11-14T20:29:00Z">
        <w:r w:rsidRPr="001E5F55" w:rsidDel="00516986">
          <w:rPr>
            <w:noProof/>
          </w:rPr>
          <w:fldChar w:fldCharType="begin"/>
        </w:r>
        <w:r w:rsidRPr="00B553CC" w:rsidDel="00516986">
          <w:rPr>
            <w:noProof/>
          </w:rPr>
          <w:delInstrText xml:space="preserve"> HYPERLINK \l "_Toc54888028" </w:delInstrText>
        </w:r>
        <w:r w:rsidRPr="001E5F55" w:rsidDel="00516986">
          <w:rPr>
            <w:noProof/>
          </w:rPr>
          <w:fldChar w:fldCharType="separate"/>
        </w:r>
      </w:del>
      <w:ins w:id="430" w:author="- michi -" w:date="2020-11-14T21:16:00Z">
        <w:r w:rsidR="009F1509">
          <w:rPr>
            <w:b/>
            <w:bCs/>
            <w:noProof/>
            <w:lang w:val="en-US"/>
          </w:rPr>
          <w:t>Error! Hyperlink reference not valid.</w:t>
        </w:r>
      </w:ins>
      <w:del w:id="431" w:author="- michi -" w:date="2020-11-14T20:29:00Z">
        <w:r w:rsidR="00987096" w:rsidRPr="00B553CC" w:rsidDel="00516986">
          <w:rPr>
            <w:rStyle w:val="Hyperlink"/>
            <w:iCs/>
            <w:noProof/>
          </w:rPr>
          <w:delText>8</w:delText>
        </w:r>
        <w:r w:rsidR="00987096" w:rsidRPr="00B553CC" w:rsidDel="00516986">
          <w:rPr>
            <w:rFonts w:asciiTheme="minorHAnsi" w:eastAsiaTheme="minorEastAsia" w:hAnsiTheme="minorHAnsi" w:cstheme="minorBidi"/>
            <w:noProof/>
            <w:lang w:eastAsia="de-CH"/>
          </w:rPr>
          <w:tab/>
        </w:r>
        <w:r w:rsidR="00987096" w:rsidRPr="00B553CC" w:rsidDel="00516986">
          <w:rPr>
            <w:rStyle w:val="Hyperlink"/>
            <w:iCs/>
            <w:noProof/>
          </w:rPr>
          <w:delText>Anhänge</w:delText>
        </w:r>
        <w:r w:rsidR="00987096" w:rsidRPr="00B553CC" w:rsidDel="00516986">
          <w:rPr>
            <w:noProof/>
            <w:webHidden/>
          </w:rPr>
          <w:tab/>
        </w:r>
        <w:r w:rsidR="00987096" w:rsidRPr="001E5F55" w:rsidDel="00516986">
          <w:rPr>
            <w:noProof/>
            <w:webHidden/>
          </w:rPr>
          <w:fldChar w:fldCharType="begin"/>
        </w:r>
        <w:r w:rsidR="00987096" w:rsidRPr="00B553CC" w:rsidDel="00516986">
          <w:rPr>
            <w:noProof/>
            <w:webHidden/>
          </w:rPr>
          <w:delInstrText xml:space="preserve"> PAGEREF _Toc54888028 \h </w:delInstrText>
        </w:r>
        <w:r w:rsidR="00987096" w:rsidRPr="001E5F55" w:rsidDel="00516986">
          <w:rPr>
            <w:noProof/>
            <w:webHidden/>
          </w:rPr>
        </w:r>
        <w:r w:rsidR="00987096" w:rsidRPr="001E5F55" w:rsidDel="00516986">
          <w:rPr>
            <w:noProof/>
            <w:webHidden/>
          </w:rPr>
          <w:fldChar w:fldCharType="separate"/>
        </w:r>
        <w:r w:rsidR="00987096" w:rsidRPr="00B553CC" w:rsidDel="00516986">
          <w:rPr>
            <w:noProof/>
            <w:webHidden/>
          </w:rPr>
          <w:delText>9</w:delText>
        </w:r>
        <w:r w:rsidR="00987096" w:rsidRPr="001E5F55" w:rsidDel="00516986">
          <w:rPr>
            <w:noProof/>
            <w:webHidden/>
          </w:rPr>
          <w:fldChar w:fldCharType="end"/>
        </w:r>
        <w:r w:rsidRPr="001E5F55" w:rsidDel="00516986">
          <w:rPr>
            <w:noProof/>
          </w:rPr>
          <w:fldChar w:fldCharType="end"/>
        </w:r>
      </w:del>
    </w:p>
    <w:p w14:paraId="4A860380" w14:textId="246C1F50" w:rsidR="0078462C" w:rsidRPr="00B553CC" w:rsidRDefault="0078462C">
      <w:pPr>
        <w:pStyle w:val="Aufzhlung"/>
        <w:numPr>
          <w:ilvl w:val="0"/>
          <w:numId w:val="0"/>
        </w:numPr>
        <w:tabs>
          <w:tab w:val="right" w:leader="dot" w:pos="9072"/>
          <w:tab w:val="right" w:leader="dot" w:pos="9498"/>
        </w:tabs>
        <w:ind w:left="57" w:right="567"/>
      </w:pPr>
      <w:r w:rsidRPr="00595500">
        <w:fldChar w:fldCharType="end"/>
      </w:r>
    </w:p>
    <w:p w14:paraId="12411899" w14:textId="77777777" w:rsidR="0078462C" w:rsidRPr="00B553CC" w:rsidRDefault="0078462C">
      <w:pPr>
        <w:pPrChange w:id="432" w:author="- michi -" w:date="2020-11-14T21:10:00Z">
          <w:pPr>
            <w:pStyle w:val="Aufzhlung"/>
            <w:numPr>
              <w:numId w:val="0"/>
            </w:numPr>
            <w:tabs>
              <w:tab w:val="right" w:leader="dot" w:pos="9072"/>
              <w:tab w:val="right" w:leader="dot" w:pos="9498"/>
            </w:tabs>
            <w:ind w:left="57" w:right="567" w:firstLine="0"/>
          </w:pPr>
        </w:pPrChange>
      </w:pPr>
      <w:r w:rsidRPr="00595500">
        <w:br w:type="page"/>
      </w:r>
    </w:p>
    <w:p w14:paraId="66F70443" w14:textId="5E89C109" w:rsidR="00BF75EE" w:rsidRPr="00595500" w:rsidRDefault="00BF75EE">
      <w:pPr>
        <w:pStyle w:val="Heading1"/>
        <w:rPr>
          <w:ins w:id="433" w:author="- michi -" w:date="2020-11-14T20:09:00Z"/>
        </w:rPr>
        <w:pPrChange w:id="434" w:author="- michi -" w:date="2020-11-14T21:10:00Z">
          <w:pPr/>
        </w:pPrChange>
      </w:pPr>
      <w:bookmarkStart w:id="435" w:name="_Toc56280981"/>
      <w:proofErr w:type="spellStart"/>
      <w:ins w:id="436" w:author="- michi -" w:date="2020-11-14T20:09:00Z">
        <w:r w:rsidRPr="00595500">
          <w:lastRenderedPageBreak/>
          <w:t>Möglichkeiten</w:t>
        </w:r>
        <w:proofErr w:type="spellEnd"/>
        <w:del w:id="437" w:author="loony bin" w:date="2020-11-15T12:23:00Z">
          <w:r w:rsidRPr="00595500">
            <w:delText xml:space="preserve"> </w:delText>
          </w:r>
        </w:del>
      </w:ins>
      <w:ins w:id="438" w:author="loony bin" w:date="2020-11-15T12:26:00Z">
        <w:r w:rsidR="00411DA3">
          <w:t xml:space="preserve"> </w:t>
        </w:r>
      </w:ins>
      <w:ins w:id="439" w:author="- michi -" w:date="2020-11-14T20:09:00Z">
        <w:r w:rsidRPr="00595500">
          <w:t>und</w:t>
        </w:r>
        <w:del w:id="440" w:author="loony bin" w:date="2020-11-15T12:23:00Z">
          <w:r w:rsidRPr="00595500">
            <w:delText xml:space="preserve"> </w:delText>
          </w:r>
        </w:del>
      </w:ins>
      <w:ins w:id="441" w:author="loony bin" w:date="2020-11-15T12:26:00Z">
        <w:r w:rsidR="00411DA3">
          <w:t xml:space="preserve"> </w:t>
        </w:r>
      </w:ins>
      <w:proofErr w:type="spellStart"/>
      <w:ins w:id="442" w:author="- michi -" w:date="2020-11-14T20:09:00Z">
        <w:r w:rsidRPr="00595500">
          <w:t>Einsatzbereiche</w:t>
        </w:r>
        <w:bookmarkEnd w:id="435"/>
        <w:proofErr w:type="spellEnd"/>
      </w:ins>
    </w:p>
    <w:p w14:paraId="079F6CAB" w14:textId="77777777" w:rsidR="00BF75EE" w:rsidRPr="001E5F55" w:rsidRDefault="00BF75EE">
      <w:pPr>
        <w:pStyle w:val="BodyText"/>
        <w:ind w:left="0"/>
        <w:rPr>
          <w:ins w:id="443" w:author="- michi -" w:date="2020-11-14T20:10:00Z"/>
          <w:lang w:eastAsia="de-CH"/>
        </w:rPr>
        <w:pPrChange w:id="444" w:author="- michi -" w:date="2020-11-14T21:10:00Z">
          <w:pPr>
            <w:pStyle w:val="Heading1"/>
          </w:pPr>
        </w:pPrChange>
      </w:pPr>
    </w:p>
    <w:p w14:paraId="2D6B745A" w14:textId="7038566D" w:rsidR="00BF75EE" w:rsidRPr="001E5F55" w:rsidRDefault="00BF75EE">
      <w:pPr>
        <w:rPr>
          <w:ins w:id="445" w:author="- michi -" w:date="2020-11-14T20:09:00Z"/>
        </w:rPr>
        <w:pPrChange w:id="446" w:author="- michi -" w:date="2020-11-14T21:10:00Z">
          <w:pPr>
            <w:pStyle w:val="BodyText"/>
          </w:pPr>
        </w:pPrChange>
      </w:pPr>
      <w:ins w:id="447" w:author="- michi -" w:date="2020-11-14T20:09:00Z">
        <w:del w:id="448" w:author="loony bin" w:date="2020-11-15T10:43:00Z">
          <w:r w:rsidRPr="00B553CC">
            <w:rPr>
              <w:rPrChange w:id="449" w:author="- michi -" w:date="2020-11-14T20:36:00Z">
                <w:rPr>
                  <w:lang w:eastAsia="de-CH"/>
                </w:rPr>
              </w:rPrChange>
            </w:rPr>
            <w:delText>PowerShell</w:delText>
          </w:r>
        </w:del>
      </w:ins>
      <w:proofErr w:type="spellStart"/>
      <w:ins w:id="450" w:author="loony bin" w:date="2020-11-15T10:43:00Z">
        <w:r w:rsidR="00F74F63">
          <w:t>Powershell</w:t>
        </w:r>
      </w:ins>
      <w:proofErr w:type="spellEnd"/>
      <w:ins w:id="451" w:author="- michi -" w:date="2020-11-14T20:09:00Z">
        <w:del w:id="452" w:author="loony bin" w:date="2020-11-15T12:23:00Z">
          <w:r w:rsidRPr="00B553CC">
            <w:rPr>
              <w:rPrChange w:id="45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54" w:author="loony bin" w:date="2020-11-15T12:26:00Z">
        <w:r w:rsidR="00411DA3">
          <w:t xml:space="preserve"> </w:t>
        </w:r>
      </w:ins>
      <w:ins w:id="455" w:author="- michi -" w:date="2020-11-14T20:09:00Z">
        <w:r w:rsidRPr="00B553CC">
          <w:rPr>
            <w:rPrChange w:id="456" w:author="- michi -" w:date="2020-11-14T20:36:00Z">
              <w:rPr>
                <w:lang w:eastAsia="de-CH"/>
              </w:rPr>
            </w:rPrChange>
          </w:rPr>
          <w:t>kann</w:t>
        </w:r>
        <w:del w:id="457" w:author="loony bin" w:date="2020-11-15T12:23:00Z">
          <w:r w:rsidRPr="00B553CC">
            <w:rPr>
              <w:rPrChange w:id="458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59" w:author="loony bin" w:date="2020-11-15T12:26:00Z">
        <w:r w:rsidR="00411DA3">
          <w:t xml:space="preserve"> </w:t>
        </w:r>
      </w:ins>
      <w:ins w:id="460" w:author="- michi -" w:date="2020-11-14T20:09:00Z">
        <w:r w:rsidRPr="00B553CC">
          <w:rPr>
            <w:rPrChange w:id="461" w:author="- michi -" w:date="2020-11-14T20:36:00Z">
              <w:rPr>
                <w:lang w:eastAsia="de-CH"/>
              </w:rPr>
            </w:rPrChange>
          </w:rPr>
          <w:t>Beispielsweise</w:t>
        </w:r>
        <w:del w:id="462" w:author="loony bin" w:date="2020-11-15T12:23:00Z">
          <w:r w:rsidRPr="00B553CC">
            <w:rPr>
              <w:rPrChange w:id="46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64" w:author="loony bin" w:date="2020-11-15T12:26:00Z">
        <w:r w:rsidR="00411DA3">
          <w:t xml:space="preserve"> </w:t>
        </w:r>
      </w:ins>
      <w:ins w:id="465" w:author="- michi -" w:date="2020-11-14T20:09:00Z">
        <w:r w:rsidRPr="00B553CC">
          <w:rPr>
            <w:rPrChange w:id="466" w:author="- michi -" w:date="2020-11-14T20:36:00Z">
              <w:rPr>
                <w:lang w:eastAsia="de-CH"/>
              </w:rPr>
            </w:rPrChange>
          </w:rPr>
          <w:t>von</w:t>
        </w:r>
        <w:del w:id="467" w:author="loony bin" w:date="2020-11-15T12:23:00Z">
          <w:r w:rsidRPr="00B553CC">
            <w:rPr>
              <w:rPrChange w:id="468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69" w:author="loony bin" w:date="2020-11-15T12:26:00Z">
        <w:r w:rsidR="00411DA3">
          <w:t xml:space="preserve"> </w:t>
        </w:r>
      </w:ins>
      <w:ins w:id="470" w:author="- michi -" w:date="2020-11-14T20:09:00Z">
        <w:r w:rsidRPr="00B553CC">
          <w:rPr>
            <w:rPrChange w:id="471" w:author="- michi -" w:date="2020-11-14T20:36:00Z">
              <w:rPr>
                <w:b/>
                <w:bCs/>
                <w:color w:val="548DD4" w:themeColor="text2" w:themeTint="99"/>
                <w:lang w:eastAsia="de-CH"/>
              </w:rPr>
            </w:rPrChange>
          </w:rPr>
          <w:t>Datenbankadministratoren</w:t>
        </w:r>
        <w:del w:id="472" w:author="loony bin" w:date="2020-11-15T12:23:00Z">
          <w:r w:rsidRPr="00B553CC">
            <w:rPr>
              <w:rPrChange w:id="47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74" w:author="loony bin" w:date="2020-11-15T12:26:00Z">
        <w:r w:rsidR="00411DA3">
          <w:t xml:space="preserve"> </w:t>
        </w:r>
      </w:ins>
      <w:ins w:id="475" w:author="- michi -" w:date="2020-11-14T20:09:00Z">
        <w:r w:rsidRPr="00B553CC">
          <w:rPr>
            <w:rPrChange w:id="476" w:author="- michi -" w:date="2020-11-14T20:36:00Z">
              <w:rPr>
                <w:lang w:eastAsia="de-CH"/>
              </w:rPr>
            </w:rPrChange>
          </w:rPr>
          <w:t>verwendet</w:t>
        </w:r>
        <w:del w:id="477" w:author="loony bin" w:date="2020-11-15T12:23:00Z">
          <w:r w:rsidRPr="00B553CC">
            <w:rPr>
              <w:rPrChange w:id="478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79" w:author="loony bin" w:date="2020-11-15T12:26:00Z">
        <w:r w:rsidR="00411DA3">
          <w:t xml:space="preserve"> </w:t>
        </w:r>
      </w:ins>
      <w:ins w:id="480" w:author="- michi -" w:date="2020-11-14T20:09:00Z">
        <w:r w:rsidRPr="00B553CC">
          <w:rPr>
            <w:rPrChange w:id="481" w:author="- michi -" w:date="2020-11-14T20:36:00Z">
              <w:rPr>
                <w:lang w:eastAsia="de-CH"/>
              </w:rPr>
            </w:rPrChange>
          </w:rPr>
          <w:t>werden,</w:t>
        </w:r>
        <w:del w:id="482" w:author="loony bin" w:date="2020-11-15T12:23:00Z">
          <w:r w:rsidRPr="00B553CC">
            <w:rPr>
              <w:rPrChange w:id="48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84" w:author="loony bin" w:date="2020-11-15T12:26:00Z">
        <w:r w:rsidR="00411DA3">
          <w:t xml:space="preserve"> </w:t>
        </w:r>
      </w:ins>
      <w:ins w:id="485" w:author="- michi -" w:date="2020-11-14T20:09:00Z">
        <w:r w:rsidRPr="00B553CC">
          <w:rPr>
            <w:rPrChange w:id="486" w:author="- michi -" w:date="2020-11-14T20:36:00Z">
              <w:rPr>
                <w:lang w:eastAsia="de-CH"/>
              </w:rPr>
            </w:rPrChange>
          </w:rPr>
          <w:t>um</w:t>
        </w:r>
        <w:del w:id="487" w:author="loony bin" w:date="2020-11-15T12:23:00Z">
          <w:r w:rsidRPr="00B553CC">
            <w:rPr>
              <w:rPrChange w:id="488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89" w:author="loony bin" w:date="2020-11-15T12:26:00Z">
        <w:r w:rsidR="00411DA3">
          <w:t xml:space="preserve"> </w:t>
        </w:r>
      </w:ins>
      <w:ins w:id="490" w:author="- michi -" w:date="2020-11-14T20:09:00Z">
        <w:r w:rsidRPr="00B553CC">
          <w:rPr>
            <w:rPrChange w:id="491" w:author="- michi -" w:date="2020-11-14T20:36:00Z">
              <w:rPr>
                <w:lang w:eastAsia="de-CH"/>
              </w:rPr>
            </w:rPrChange>
          </w:rPr>
          <w:t>schnell</w:t>
        </w:r>
        <w:del w:id="492" w:author="loony bin" w:date="2020-11-15T12:23:00Z">
          <w:r w:rsidRPr="00B553CC">
            <w:rPr>
              <w:rPrChange w:id="49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94" w:author="loony bin" w:date="2020-11-15T12:26:00Z">
        <w:r w:rsidR="00411DA3">
          <w:t xml:space="preserve"> </w:t>
        </w:r>
      </w:ins>
      <w:ins w:id="495" w:author="- michi -" w:date="2020-11-14T20:09:00Z">
        <w:r w:rsidRPr="00B553CC">
          <w:rPr>
            <w:rPrChange w:id="496" w:author="- michi -" w:date="2020-11-14T20:36:00Z">
              <w:rPr>
                <w:lang w:eastAsia="de-CH"/>
              </w:rPr>
            </w:rPrChange>
          </w:rPr>
          <w:t>und</w:t>
        </w:r>
        <w:del w:id="497" w:author="loony bin" w:date="2020-11-15T12:23:00Z">
          <w:r w:rsidRPr="00B553CC">
            <w:rPr>
              <w:rPrChange w:id="498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499" w:author="loony bin" w:date="2020-11-15T12:26:00Z">
        <w:r w:rsidR="00411DA3">
          <w:t xml:space="preserve"> </w:t>
        </w:r>
      </w:ins>
      <w:ins w:id="500" w:author="- michi -" w:date="2020-11-14T20:09:00Z">
        <w:r w:rsidRPr="00B553CC">
          <w:rPr>
            <w:rPrChange w:id="501" w:author="- michi -" w:date="2020-11-14T20:36:00Z">
              <w:rPr>
                <w:lang w:eastAsia="de-CH"/>
              </w:rPr>
            </w:rPrChange>
          </w:rPr>
          <w:t>effizient</w:t>
        </w:r>
        <w:del w:id="502" w:author="loony bin" w:date="2020-11-15T12:23:00Z">
          <w:r w:rsidRPr="00B553CC">
            <w:rPr>
              <w:rPrChange w:id="503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04" w:author="loony bin" w:date="2020-11-15T12:26:00Z">
        <w:r w:rsidR="00411DA3">
          <w:t xml:space="preserve"> </w:t>
        </w:r>
      </w:ins>
      <w:ins w:id="505" w:author="- michi -" w:date="2020-11-14T20:09:00Z">
        <w:r w:rsidRPr="00B553CC">
          <w:rPr>
            <w:rPrChange w:id="506" w:author="- michi -" w:date="2020-11-14T20:36:00Z">
              <w:rPr>
                <w:lang w:eastAsia="de-CH"/>
              </w:rPr>
            </w:rPrChange>
          </w:rPr>
          <w:t>Wartungsarbeiten</w:t>
        </w:r>
        <w:del w:id="507" w:author="loony bin" w:date="2020-11-15T12:23:00Z">
          <w:r w:rsidRPr="001E5F55">
            <w:delText xml:space="preserve"> </w:delText>
          </w:r>
        </w:del>
      </w:ins>
      <w:ins w:id="508" w:author="loony bin" w:date="2020-11-15T12:26:00Z">
        <w:r w:rsidR="00411DA3">
          <w:t xml:space="preserve"> </w:t>
        </w:r>
      </w:ins>
      <w:ins w:id="509" w:author="- michi -" w:date="2020-11-14T20:09:00Z">
        <w:r w:rsidRPr="001E5F55">
          <w:t>und</w:t>
        </w:r>
        <w:del w:id="510" w:author="loony bin" w:date="2020-11-15T12:23:00Z">
          <w:r w:rsidRPr="001E5F55">
            <w:delText xml:space="preserve"> </w:delText>
          </w:r>
        </w:del>
      </w:ins>
      <w:ins w:id="511" w:author="loony bin" w:date="2020-11-15T12:26:00Z">
        <w:r w:rsidR="00411DA3">
          <w:t xml:space="preserve"> </w:t>
        </w:r>
      </w:ins>
      <w:ins w:id="512" w:author="- michi -" w:date="2020-11-14T20:09:00Z">
        <w:r w:rsidRPr="001E5F55">
          <w:t>sich</w:t>
        </w:r>
        <w:del w:id="513" w:author="loony bin" w:date="2020-11-15T12:23:00Z">
          <w:r w:rsidRPr="001E5F55">
            <w:delText xml:space="preserve"> </w:delText>
          </w:r>
        </w:del>
      </w:ins>
      <w:ins w:id="514" w:author="loony bin" w:date="2020-11-15T12:26:00Z">
        <w:r w:rsidR="00411DA3">
          <w:t xml:space="preserve"> </w:t>
        </w:r>
      </w:ins>
      <w:ins w:id="515" w:author="- michi -" w:date="2020-11-14T20:09:00Z">
        <w:r w:rsidRPr="001E5F55">
          <w:t>wiederholende</w:t>
        </w:r>
        <w:del w:id="516" w:author="loony bin" w:date="2020-11-15T12:23:00Z">
          <w:r w:rsidRPr="001E5F55">
            <w:delText xml:space="preserve"> </w:delText>
          </w:r>
        </w:del>
      </w:ins>
      <w:ins w:id="517" w:author="loony bin" w:date="2020-11-15T12:26:00Z">
        <w:r w:rsidR="00411DA3">
          <w:t xml:space="preserve"> </w:t>
        </w:r>
      </w:ins>
      <w:ins w:id="518" w:author="- michi -" w:date="2020-11-14T20:09:00Z">
        <w:r w:rsidRPr="001E5F55">
          <w:t>Tätigkeiten</w:t>
        </w:r>
        <w:del w:id="519" w:author="loony bin" w:date="2020-11-15T12:23:00Z">
          <w:r w:rsidRPr="001E5F55">
            <w:delText xml:space="preserve"> </w:delText>
          </w:r>
        </w:del>
      </w:ins>
      <w:ins w:id="520" w:author="loony bin" w:date="2020-11-15T12:26:00Z">
        <w:r w:rsidR="00411DA3">
          <w:t xml:space="preserve"> </w:t>
        </w:r>
      </w:ins>
      <w:ins w:id="521" w:author="- michi -" w:date="2020-11-14T20:09:00Z">
        <w:r w:rsidRPr="001E5F55">
          <w:t>zu</w:t>
        </w:r>
        <w:del w:id="522" w:author="loony bin" w:date="2020-11-15T12:23:00Z">
          <w:r w:rsidRPr="001E5F55">
            <w:delText xml:space="preserve"> </w:delText>
          </w:r>
        </w:del>
      </w:ins>
      <w:ins w:id="523" w:author="loony bin" w:date="2020-11-15T12:26:00Z">
        <w:r w:rsidR="00411DA3">
          <w:t xml:space="preserve"> </w:t>
        </w:r>
      </w:ins>
      <w:ins w:id="524" w:author="- michi -" w:date="2020-11-14T20:09:00Z">
        <w:r w:rsidRPr="001E5F55">
          <w:t>automatisieren.</w:t>
        </w:r>
      </w:ins>
    </w:p>
    <w:p w14:paraId="0E5B7DC2" w14:textId="77777777" w:rsidR="00BF75EE" w:rsidRPr="00B553CC" w:rsidRDefault="00BF75EE">
      <w:pPr>
        <w:rPr>
          <w:ins w:id="525" w:author="- michi -" w:date="2020-11-14T20:09:00Z"/>
          <w:rPrChange w:id="526" w:author="- michi -" w:date="2020-11-14T20:36:00Z">
            <w:rPr>
              <w:ins w:id="527" w:author="- michi -" w:date="2020-11-14T20:09:00Z"/>
              <w:lang w:eastAsia="de-CH"/>
            </w:rPr>
          </w:rPrChange>
        </w:rPr>
      </w:pPr>
    </w:p>
    <w:p w14:paraId="66F445E1" w14:textId="5A1A313A" w:rsidR="00BF75EE" w:rsidRPr="00B553CC" w:rsidRDefault="00BF75EE">
      <w:pPr>
        <w:rPr>
          <w:ins w:id="528" w:author="- michi -" w:date="2020-11-14T20:09:00Z"/>
        </w:rPr>
      </w:pPr>
      <w:ins w:id="529" w:author="- michi -" w:date="2020-11-14T20:09:00Z">
        <w:r w:rsidRPr="00B553CC">
          <w:rPr>
            <w:rPrChange w:id="530" w:author="- michi -" w:date="2020-11-14T20:36:00Z">
              <w:rPr>
                <w:lang w:eastAsia="de-CH"/>
              </w:rPr>
            </w:rPrChange>
          </w:rPr>
          <w:t>Datenbankzugriff</w:t>
        </w:r>
        <w:del w:id="531" w:author="loony bin" w:date="2020-11-15T12:23:00Z">
          <w:r w:rsidRPr="00B553CC">
            <w:rPr>
              <w:rPrChange w:id="532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33" w:author="loony bin" w:date="2020-11-15T12:26:00Z">
        <w:r w:rsidR="00411DA3">
          <w:t xml:space="preserve"> </w:t>
        </w:r>
      </w:ins>
      <w:ins w:id="534" w:author="- michi -" w:date="2020-11-14T20:09:00Z">
        <w:r w:rsidRPr="00B553CC">
          <w:rPr>
            <w:rPrChange w:id="535" w:author="- michi -" w:date="2020-11-14T20:36:00Z">
              <w:rPr>
                <w:lang w:eastAsia="de-CH"/>
              </w:rPr>
            </w:rPrChange>
          </w:rPr>
          <w:t>per</w:t>
        </w:r>
        <w:del w:id="536" w:author="loony bin" w:date="2020-11-15T12:23:00Z">
          <w:r w:rsidRPr="00B553CC">
            <w:rPr>
              <w:rPrChange w:id="537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38" w:author="loony bin" w:date="2020-11-15T12:26:00Z">
        <w:r w:rsidR="00411DA3">
          <w:t xml:space="preserve"> </w:t>
        </w:r>
      </w:ins>
      <w:ins w:id="539" w:author="- michi -" w:date="2020-11-14T20:09:00Z">
        <w:del w:id="540" w:author="loony bin" w:date="2020-11-15T10:43:00Z">
          <w:r w:rsidRPr="00B553CC">
            <w:rPr>
              <w:rPrChange w:id="541" w:author="- michi -" w:date="2020-11-14T20:36:00Z">
                <w:rPr>
                  <w:lang w:eastAsia="de-CH"/>
                </w:rPr>
              </w:rPrChange>
            </w:rPr>
            <w:delText>Powershell</w:delText>
          </w:r>
        </w:del>
      </w:ins>
      <w:proofErr w:type="spellStart"/>
      <w:ins w:id="542" w:author="loony bin" w:date="2020-11-15T10:43:00Z">
        <w:r w:rsidR="00F74F63">
          <w:t>Powershell</w:t>
        </w:r>
      </w:ins>
      <w:proofErr w:type="spellEnd"/>
      <w:ins w:id="543" w:author="- michi -" w:date="2020-11-14T20:09:00Z">
        <w:del w:id="544" w:author="loony bin" w:date="2020-11-15T12:23:00Z">
          <w:r w:rsidRPr="00B553CC">
            <w:rPr>
              <w:rPrChange w:id="545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46" w:author="loony bin" w:date="2020-11-15T12:26:00Z">
        <w:r w:rsidR="00411DA3">
          <w:t xml:space="preserve"> </w:t>
        </w:r>
      </w:ins>
      <w:ins w:id="547" w:author="- michi -" w:date="2020-11-14T20:09:00Z">
        <w:r w:rsidRPr="00B553CC">
          <w:rPr>
            <w:rPrChange w:id="548" w:author="- michi -" w:date="2020-11-14T20:36:00Z">
              <w:rPr>
                <w:lang w:eastAsia="de-CH"/>
              </w:rPr>
            </w:rPrChange>
          </w:rPr>
          <w:t>kann</w:t>
        </w:r>
        <w:del w:id="549" w:author="loony bin" w:date="2020-11-15T12:23:00Z">
          <w:r w:rsidRPr="00B553CC">
            <w:rPr>
              <w:rPrChange w:id="550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51" w:author="loony bin" w:date="2020-11-15T12:26:00Z">
        <w:r w:rsidR="00411DA3">
          <w:t xml:space="preserve"> </w:t>
        </w:r>
      </w:ins>
      <w:ins w:id="552" w:author="- michi -" w:date="2020-11-14T20:09:00Z">
        <w:r w:rsidRPr="00B553CC">
          <w:rPr>
            <w:rPrChange w:id="553" w:author="- michi -" w:date="2020-11-14T20:36:00Z">
              <w:rPr>
                <w:lang w:eastAsia="de-CH"/>
              </w:rPr>
            </w:rPrChange>
          </w:rPr>
          <w:t>auch</w:t>
        </w:r>
        <w:del w:id="554" w:author="loony bin" w:date="2020-11-15T12:23:00Z">
          <w:r w:rsidRPr="00B553CC">
            <w:rPr>
              <w:rPrChange w:id="555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56" w:author="loony bin" w:date="2020-11-15T12:26:00Z">
        <w:r w:rsidR="00411DA3">
          <w:t xml:space="preserve"> </w:t>
        </w:r>
      </w:ins>
      <w:ins w:id="557" w:author="- michi -" w:date="2020-11-14T20:09:00Z">
        <w:r w:rsidRPr="00B553CC">
          <w:rPr>
            <w:rPrChange w:id="558" w:author="- michi -" w:date="2020-11-14T20:36:00Z">
              <w:rPr>
                <w:lang w:eastAsia="de-CH"/>
              </w:rPr>
            </w:rPrChange>
          </w:rPr>
          <w:t>für</w:t>
        </w:r>
        <w:del w:id="559" w:author="loony bin" w:date="2020-11-15T12:23:00Z">
          <w:r w:rsidRPr="00B553CC">
            <w:rPr>
              <w:rPrChange w:id="560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61" w:author="loony bin" w:date="2020-11-15T12:26:00Z">
        <w:r w:rsidR="00411DA3">
          <w:t xml:space="preserve"> </w:t>
        </w:r>
      </w:ins>
      <w:ins w:id="562" w:author="- michi -" w:date="2020-11-14T20:09:00Z">
        <w:r w:rsidRPr="00B553CC">
          <w:rPr>
            <w:rPrChange w:id="563" w:author="- michi -" w:date="2020-11-14T20:36:00Z">
              <w:rPr>
                <w:lang w:eastAsia="de-CH"/>
              </w:rPr>
            </w:rPrChange>
          </w:rPr>
          <w:t>einen</w:t>
        </w:r>
        <w:del w:id="564" w:author="loony bin" w:date="2020-11-15T12:23:00Z">
          <w:r w:rsidRPr="00B553CC">
            <w:rPr>
              <w:rPrChange w:id="565" w:author="- michi -" w:date="2020-11-14T20:36:00Z">
                <w:rPr>
                  <w:lang w:eastAsia="de-CH"/>
                </w:rPr>
              </w:rPrChange>
            </w:rPr>
            <w:delText xml:space="preserve"> </w:delText>
          </w:r>
        </w:del>
      </w:ins>
      <w:ins w:id="566" w:author="loony bin" w:date="2020-11-15T12:26:00Z">
        <w:r w:rsidR="00411DA3">
          <w:t xml:space="preserve"> </w:t>
        </w:r>
      </w:ins>
      <w:ins w:id="567" w:author="- michi -" w:date="2020-11-14T20:09:00Z">
        <w:r w:rsidRPr="00B553CC">
          <w:rPr>
            <w:rPrChange w:id="568" w:author="- michi -" w:date="2020-11-14T20:36:00Z">
              <w:rPr>
                <w:b/>
                <w:bCs/>
                <w:color w:val="548DD4" w:themeColor="text2" w:themeTint="99"/>
                <w:lang w:eastAsia="de-CH"/>
              </w:rPr>
            </w:rPrChange>
          </w:rPr>
          <w:t>Systemadministrator</w:t>
        </w:r>
        <w:r w:rsidRPr="00B553CC">
          <w:t>,</w:t>
        </w:r>
        <w:del w:id="569" w:author="loony bin" w:date="2020-11-15T12:23:00Z">
          <w:r w:rsidRPr="00B553CC">
            <w:delText xml:space="preserve"> </w:delText>
          </w:r>
        </w:del>
      </w:ins>
      <w:ins w:id="570" w:author="loony bin" w:date="2020-11-15T12:26:00Z">
        <w:r w:rsidR="00411DA3">
          <w:t xml:space="preserve"> </w:t>
        </w:r>
      </w:ins>
      <w:ins w:id="571" w:author="- michi -" w:date="2020-11-14T20:09:00Z">
        <w:r w:rsidRPr="00B553CC">
          <w:t>der</w:t>
        </w:r>
        <w:del w:id="572" w:author="loony bin" w:date="2020-11-15T12:23:00Z">
          <w:r w:rsidRPr="00B553CC">
            <w:delText xml:space="preserve"> </w:delText>
          </w:r>
        </w:del>
      </w:ins>
      <w:ins w:id="573" w:author="loony bin" w:date="2020-11-15T12:26:00Z">
        <w:r w:rsidR="00411DA3">
          <w:t xml:space="preserve"> </w:t>
        </w:r>
      </w:ins>
      <w:ins w:id="574" w:author="- michi -" w:date="2020-11-14T20:09:00Z">
        <w:r w:rsidRPr="00B553CC">
          <w:t>Beispielsweise</w:t>
        </w:r>
        <w:del w:id="575" w:author="loony bin" w:date="2020-11-15T12:23:00Z">
          <w:r w:rsidRPr="00B553CC">
            <w:delText xml:space="preserve"> </w:delText>
          </w:r>
        </w:del>
      </w:ins>
      <w:ins w:id="576" w:author="loony bin" w:date="2020-11-15T12:26:00Z">
        <w:r w:rsidR="00411DA3">
          <w:t xml:space="preserve"> </w:t>
        </w:r>
      </w:ins>
      <w:ins w:id="577" w:author="- michi -" w:date="2020-11-14T20:09:00Z">
        <w:r w:rsidRPr="00B553CC">
          <w:t>in</w:t>
        </w:r>
        <w:del w:id="578" w:author="loony bin" w:date="2020-11-15T12:23:00Z">
          <w:r w:rsidRPr="00B553CC">
            <w:delText xml:space="preserve"> </w:delText>
          </w:r>
        </w:del>
      </w:ins>
      <w:ins w:id="579" w:author="loony bin" w:date="2020-11-15T12:26:00Z">
        <w:r w:rsidR="00411DA3">
          <w:t xml:space="preserve"> </w:t>
        </w:r>
      </w:ins>
      <w:ins w:id="580" w:author="- michi -" w:date="2020-11-14T20:09:00Z">
        <w:r w:rsidRPr="00B553CC">
          <w:t>einem</w:t>
        </w:r>
        <w:del w:id="581" w:author="loony bin" w:date="2020-11-15T12:23:00Z">
          <w:r w:rsidRPr="00B553CC">
            <w:delText xml:space="preserve"> </w:delText>
          </w:r>
        </w:del>
      </w:ins>
      <w:ins w:id="582" w:author="loony bin" w:date="2020-11-15T12:26:00Z">
        <w:r w:rsidR="00411DA3">
          <w:t xml:space="preserve"> </w:t>
        </w:r>
      </w:ins>
      <w:ins w:id="583" w:author="- michi -" w:date="2020-11-14T20:09:00Z">
        <w:r w:rsidRPr="00B553CC">
          <w:t>Büro</w:t>
        </w:r>
        <w:del w:id="584" w:author="loony bin" w:date="2020-11-15T12:23:00Z">
          <w:r w:rsidRPr="00B553CC">
            <w:delText xml:space="preserve"> </w:delText>
          </w:r>
        </w:del>
      </w:ins>
      <w:ins w:id="585" w:author="loony bin" w:date="2020-11-15T12:26:00Z">
        <w:r w:rsidR="00411DA3">
          <w:t xml:space="preserve"> </w:t>
        </w:r>
      </w:ins>
      <w:ins w:id="586" w:author="- michi -" w:date="2020-11-14T20:09:00Z">
        <w:r w:rsidRPr="00B553CC">
          <w:t>für</w:t>
        </w:r>
        <w:del w:id="587" w:author="loony bin" w:date="2020-11-15T12:23:00Z">
          <w:r w:rsidRPr="00B553CC">
            <w:delText xml:space="preserve"> </w:delText>
          </w:r>
        </w:del>
      </w:ins>
      <w:ins w:id="588" w:author="loony bin" w:date="2020-11-15T12:26:00Z">
        <w:r w:rsidR="00411DA3">
          <w:t xml:space="preserve"> </w:t>
        </w:r>
      </w:ins>
      <w:ins w:id="589" w:author="- michi -" w:date="2020-11-14T20:09:00Z">
        <w:r w:rsidRPr="00B553CC">
          <w:t>viele</w:t>
        </w:r>
        <w:del w:id="590" w:author="loony bin" w:date="2020-11-15T12:23:00Z">
          <w:r w:rsidRPr="00B553CC">
            <w:delText xml:space="preserve"> </w:delText>
          </w:r>
        </w:del>
      </w:ins>
      <w:ins w:id="591" w:author="loony bin" w:date="2020-11-15T12:26:00Z">
        <w:r w:rsidR="00411DA3">
          <w:t xml:space="preserve"> </w:t>
        </w:r>
      </w:ins>
      <w:ins w:id="592" w:author="- michi -" w:date="2020-11-14T20:09:00Z">
        <w:r w:rsidRPr="00B553CC">
          <w:t>Rechner</w:t>
        </w:r>
        <w:del w:id="593" w:author="loony bin" w:date="2020-11-15T12:23:00Z">
          <w:r w:rsidRPr="00B553CC">
            <w:delText xml:space="preserve"> </w:delText>
          </w:r>
        </w:del>
      </w:ins>
      <w:ins w:id="594" w:author="loony bin" w:date="2020-11-15T12:26:00Z">
        <w:r w:rsidR="00411DA3">
          <w:t xml:space="preserve"> </w:t>
        </w:r>
      </w:ins>
      <w:ins w:id="595" w:author="- michi -" w:date="2020-11-14T20:09:00Z">
        <w:r w:rsidRPr="00B553CC">
          <w:t>zuständig</w:t>
        </w:r>
        <w:del w:id="596" w:author="loony bin" w:date="2020-11-15T12:23:00Z">
          <w:r w:rsidRPr="00B553CC">
            <w:delText xml:space="preserve"> </w:delText>
          </w:r>
        </w:del>
      </w:ins>
      <w:ins w:id="597" w:author="loony bin" w:date="2020-11-15T12:26:00Z">
        <w:r w:rsidR="00411DA3">
          <w:t xml:space="preserve"> </w:t>
        </w:r>
      </w:ins>
      <w:ins w:id="598" w:author="- michi -" w:date="2020-11-14T20:09:00Z">
        <w:r w:rsidRPr="00B553CC">
          <w:t>ist</w:t>
        </w:r>
        <w:del w:id="599" w:author="loony bin" w:date="2020-11-15T12:23:00Z">
          <w:r w:rsidRPr="00B553CC">
            <w:delText xml:space="preserve"> </w:delText>
          </w:r>
        </w:del>
      </w:ins>
      <w:ins w:id="600" w:author="loony bin" w:date="2020-11-15T12:26:00Z">
        <w:r w:rsidR="00411DA3">
          <w:t xml:space="preserve"> </w:t>
        </w:r>
      </w:ins>
      <w:ins w:id="601" w:author="- michi -" w:date="2020-11-14T20:09:00Z">
        <w:r w:rsidRPr="00B553CC">
          <w:t>Vorteile</w:t>
        </w:r>
        <w:del w:id="602" w:author="loony bin" w:date="2020-11-15T12:23:00Z">
          <w:r w:rsidRPr="00B553CC">
            <w:delText xml:space="preserve"> </w:delText>
          </w:r>
        </w:del>
      </w:ins>
      <w:ins w:id="603" w:author="loony bin" w:date="2020-11-15T12:26:00Z">
        <w:r w:rsidR="00411DA3">
          <w:t xml:space="preserve"> </w:t>
        </w:r>
      </w:ins>
      <w:ins w:id="604" w:author="- michi -" w:date="2020-11-14T20:09:00Z">
        <w:r w:rsidRPr="00B553CC">
          <w:t>bieten.</w:t>
        </w:r>
        <w:del w:id="605" w:author="loony bin" w:date="2020-11-15T12:23:00Z">
          <w:r w:rsidRPr="00B553CC">
            <w:delText xml:space="preserve"> </w:delText>
          </w:r>
        </w:del>
      </w:ins>
      <w:ins w:id="606" w:author="loony bin" w:date="2020-11-15T12:26:00Z">
        <w:r w:rsidR="00411DA3">
          <w:t xml:space="preserve"> </w:t>
        </w:r>
      </w:ins>
      <w:ins w:id="607" w:author="- michi -" w:date="2020-11-14T20:09:00Z">
        <w:r w:rsidRPr="00B553CC">
          <w:t>Da</w:t>
        </w:r>
        <w:del w:id="608" w:author="loony bin" w:date="2020-11-15T12:23:00Z">
          <w:r w:rsidRPr="00B553CC">
            <w:delText xml:space="preserve"> </w:delText>
          </w:r>
        </w:del>
      </w:ins>
      <w:ins w:id="609" w:author="loony bin" w:date="2020-11-15T12:26:00Z">
        <w:r w:rsidR="00411DA3">
          <w:t xml:space="preserve"> </w:t>
        </w:r>
      </w:ins>
      <w:ins w:id="610" w:author="- michi -" w:date="2020-11-14T20:09:00Z">
        <w:del w:id="611" w:author="loony bin" w:date="2020-11-15T10:43:00Z">
          <w:r w:rsidRPr="00B553CC">
            <w:delText>PowerShell</w:delText>
          </w:r>
        </w:del>
      </w:ins>
      <w:proofErr w:type="spellStart"/>
      <w:ins w:id="612" w:author="loony bin" w:date="2020-11-15T10:43:00Z">
        <w:r w:rsidR="00F74F63">
          <w:t>Powershell</w:t>
        </w:r>
      </w:ins>
      <w:proofErr w:type="spellEnd"/>
      <w:ins w:id="613" w:author="- michi -" w:date="2020-11-14T20:09:00Z">
        <w:del w:id="614" w:author="loony bin" w:date="2020-11-15T12:23:00Z">
          <w:r w:rsidRPr="00B553CC">
            <w:delText xml:space="preserve"> </w:delText>
          </w:r>
        </w:del>
      </w:ins>
      <w:ins w:id="615" w:author="loony bin" w:date="2020-11-15T12:26:00Z">
        <w:r w:rsidR="00411DA3">
          <w:t xml:space="preserve"> </w:t>
        </w:r>
      </w:ins>
      <w:ins w:id="616" w:author="- michi -" w:date="2020-11-14T20:09:00Z">
        <w:r w:rsidRPr="00B553CC">
          <w:t>auf</w:t>
        </w:r>
        <w:del w:id="617" w:author="loony bin" w:date="2020-11-15T12:23:00Z">
          <w:r w:rsidRPr="00B553CC">
            <w:delText xml:space="preserve"> </w:delText>
          </w:r>
        </w:del>
      </w:ins>
      <w:ins w:id="618" w:author="loony bin" w:date="2020-11-15T12:26:00Z">
        <w:r w:rsidR="00411DA3">
          <w:t xml:space="preserve"> </w:t>
        </w:r>
      </w:ins>
      <w:ins w:id="619" w:author="- michi -" w:date="2020-11-14T20:09:00Z">
        <w:r w:rsidRPr="00B553CC">
          <w:t>jedem</w:t>
        </w:r>
        <w:del w:id="620" w:author="loony bin" w:date="2020-11-15T12:23:00Z">
          <w:r w:rsidRPr="00B553CC">
            <w:delText xml:space="preserve"> </w:delText>
          </w:r>
        </w:del>
      </w:ins>
      <w:ins w:id="621" w:author="loony bin" w:date="2020-11-15T12:26:00Z">
        <w:r w:rsidR="00411DA3">
          <w:t xml:space="preserve"> </w:t>
        </w:r>
      </w:ins>
      <w:ins w:id="622" w:author="- michi -" w:date="2020-11-14T20:09:00Z">
        <w:r w:rsidRPr="00B553CC">
          <w:t>(Windows-)</w:t>
        </w:r>
        <w:del w:id="623" w:author="loony bin" w:date="2020-11-15T12:23:00Z">
          <w:r w:rsidRPr="00B553CC">
            <w:delText xml:space="preserve"> </w:delText>
          </w:r>
        </w:del>
      </w:ins>
      <w:ins w:id="624" w:author="loony bin" w:date="2020-11-15T12:26:00Z">
        <w:r w:rsidR="00411DA3">
          <w:t xml:space="preserve"> </w:t>
        </w:r>
      </w:ins>
      <w:ins w:id="625" w:author="- michi -" w:date="2020-11-14T20:09:00Z">
        <w:r w:rsidRPr="00B553CC">
          <w:t>Rechner</w:t>
        </w:r>
        <w:del w:id="626" w:author="loony bin" w:date="2020-11-15T12:23:00Z">
          <w:r w:rsidRPr="00B553CC">
            <w:delText xml:space="preserve"> </w:delText>
          </w:r>
        </w:del>
      </w:ins>
      <w:ins w:id="627" w:author="loony bin" w:date="2020-11-15T12:26:00Z">
        <w:r w:rsidR="00411DA3">
          <w:t xml:space="preserve"> </w:t>
        </w:r>
      </w:ins>
      <w:ins w:id="628" w:author="- michi -" w:date="2020-11-14T20:09:00Z">
        <w:r w:rsidRPr="00B553CC">
          <w:t>installiert</w:t>
        </w:r>
        <w:del w:id="629" w:author="loony bin" w:date="2020-11-15T12:23:00Z">
          <w:r w:rsidRPr="00B553CC">
            <w:delText xml:space="preserve"> </w:delText>
          </w:r>
        </w:del>
      </w:ins>
      <w:ins w:id="630" w:author="loony bin" w:date="2020-11-15T12:26:00Z">
        <w:r w:rsidR="00411DA3">
          <w:t xml:space="preserve"> </w:t>
        </w:r>
      </w:ins>
      <w:ins w:id="631" w:author="- michi -" w:date="2020-11-14T20:09:00Z">
        <w:r w:rsidRPr="00B553CC">
          <w:t>ist,</w:t>
        </w:r>
        <w:del w:id="632" w:author="loony bin" w:date="2020-11-15T12:23:00Z">
          <w:r w:rsidRPr="00B553CC">
            <w:delText xml:space="preserve"> </w:delText>
          </w:r>
        </w:del>
      </w:ins>
      <w:ins w:id="633" w:author="loony bin" w:date="2020-11-15T12:26:00Z">
        <w:r w:rsidR="00411DA3">
          <w:t xml:space="preserve"> </w:t>
        </w:r>
      </w:ins>
      <w:ins w:id="634" w:author="- michi -" w:date="2020-11-14T20:09:00Z">
        <w:r w:rsidRPr="00B553CC">
          <w:t>kann</w:t>
        </w:r>
        <w:del w:id="635" w:author="loony bin" w:date="2020-11-15T12:23:00Z">
          <w:r w:rsidRPr="00B553CC">
            <w:delText xml:space="preserve"> </w:delText>
          </w:r>
        </w:del>
      </w:ins>
      <w:ins w:id="636" w:author="loony bin" w:date="2020-11-15T12:26:00Z">
        <w:r w:rsidR="00411DA3">
          <w:t xml:space="preserve"> </w:t>
        </w:r>
      </w:ins>
      <w:ins w:id="637" w:author="- michi -" w:date="2020-11-14T20:09:00Z">
        <w:r w:rsidRPr="00B553CC">
          <w:t>er</w:t>
        </w:r>
        <w:del w:id="638" w:author="loony bin" w:date="2020-11-15T12:23:00Z">
          <w:r w:rsidRPr="00B553CC">
            <w:delText xml:space="preserve"> </w:delText>
          </w:r>
        </w:del>
      </w:ins>
      <w:ins w:id="639" w:author="loony bin" w:date="2020-11-15T12:26:00Z">
        <w:r w:rsidR="00411DA3">
          <w:t xml:space="preserve"> </w:t>
        </w:r>
      </w:ins>
      <w:ins w:id="640" w:author="- michi -" w:date="2020-11-14T20:09:00Z">
        <w:r w:rsidRPr="00B553CC">
          <w:t>seine</w:t>
        </w:r>
        <w:del w:id="641" w:author="loony bin" w:date="2020-11-15T12:23:00Z">
          <w:r w:rsidRPr="00B553CC">
            <w:delText xml:space="preserve"> </w:delText>
          </w:r>
        </w:del>
      </w:ins>
      <w:ins w:id="642" w:author="loony bin" w:date="2020-11-15T12:26:00Z">
        <w:r w:rsidR="00411DA3">
          <w:t xml:space="preserve"> </w:t>
        </w:r>
      </w:ins>
      <w:ins w:id="643" w:author="- michi -" w:date="2020-11-14T20:09:00Z">
        <w:r w:rsidRPr="00B553CC">
          <w:t>Skripts</w:t>
        </w:r>
        <w:del w:id="644" w:author="loony bin" w:date="2020-11-15T12:23:00Z">
          <w:r w:rsidRPr="00B553CC">
            <w:delText xml:space="preserve"> </w:delText>
          </w:r>
        </w:del>
      </w:ins>
      <w:ins w:id="645" w:author="loony bin" w:date="2020-11-15T12:26:00Z">
        <w:r w:rsidR="00411DA3">
          <w:t xml:space="preserve"> </w:t>
        </w:r>
      </w:ins>
      <w:ins w:id="646" w:author="- michi -" w:date="2020-11-14T20:09:00Z">
        <w:r w:rsidRPr="00B553CC">
          <w:t>auf</w:t>
        </w:r>
        <w:del w:id="647" w:author="loony bin" w:date="2020-11-15T12:23:00Z">
          <w:r w:rsidRPr="00B553CC">
            <w:delText xml:space="preserve"> </w:delText>
          </w:r>
        </w:del>
      </w:ins>
      <w:ins w:id="648" w:author="loony bin" w:date="2020-11-15T12:26:00Z">
        <w:r w:rsidR="00411DA3">
          <w:t xml:space="preserve"> </w:t>
        </w:r>
      </w:ins>
      <w:ins w:id="649" w:author="- michi -" w:date="2020-11-14T20:09:00Z">
        <w:r w:rsidRPr="00B553CC">
          <w:t>jedem</w:t>
        </w:r>
        <w:del w:id="650" w:author="loony bin" w:date="2020-11-15T12:23:00Z">
          <w:r w:rsidRPr="00B553CC">
            <w:delText xml:space="preserve"> </w:delText>
          </w:r>
        </w:del>
      </w:ins>
      <w:ins w:id="651" w:author="loony bin" w:date="2020-11-15T12:26:00Z">
        <w:r w:rsidR="00411DA3">
          <w:t xml:space="preserve"> </w:t>
        </w:r>
      </w:ins>
      <w:ins w:id="652" w:author="- michi -" w:date="2020-11-14T20:09:00Z">
        <w:r w:rsidRPr="00B553CC">
          <w:t>PC-Laufen</w:t>
        </w:r>
        <w:del w:id="653" w:author="loony bin" w:date="2020-11-15T12:23:00Z">
          <w:r w:rsidRPr="00B553CC">
            <w:delText xml:space="preserve"> </w:delText>
          </w:r>
        </w:del>
      </w:ins>
      <w:ins w:id="654" w:author="loony bin" w:date="2020-11-15T12:26:00Z">
        <w:r w:rsidR="00411DA3">
          <w:t xml:space="preserve"> </w:t>
        </w:r>
      </w:ins>
      <w:ins w:id="655" w:author="- michi -" w:date="2020-11-14T20:09:00Z">
        <w:r w:rsidRPr="00B553CC">
          <w:t>lassen</w:t>
        </w:r>
        <w:del w:id="656" w:author="loony bin" w:date="2020-11-15T12:23:00Z">
          <w:r w:rsidRPr="00B553CC">
            <w:delText xml:space="preserve"> </w:delText>
          </w:r>
        </w:del>
      </w:ins>
      <w:ins w:id="657" w:author="loony bin" w:date="2020-11-15T12:26:00Z">
        <w:r w:rsidR="00411DA3">
          <w:t xml:space="preserve"> </w:t>
        </w:r>
      </w:ins>
      <w:ins w:id="658" w:author="- michi -" w:date="2020-11-14T20:09:00Z">
        <w:r w:rsidRPr="00B553CC">
          <w:t>und</w:t>
        </w:r>
        <w:del w:id="659" w:author="loony bin" w:date="2020-11-15T12:23:00Z">
          <w:r w:rsidRPr="00B553CC">
            <w:delText xml:space="preserve"> </w:delText>
          </w:r>
        </w:del>
      </w:ins>
      <w:ins w:id="660" w:author="loony bin" w:date="2020-11-15T12:26:00Z">
        <w:r w:rsidR="00411DA3">
          <w:t xml:space="preserve"> </w:t>
        </w:r>
      </w:ins>
      <w:ins w:id="661" w:author="- michi -" w:date="2020-11-14T20:09:00Z">
        <w:r w:rsidRPr="00B553CC">
          <w:t>bei</w:t>
        </w:r>
        <w:del w:id="662" w:author="loony bin" w:date="2020-11-15T12:23:00Z">
          <w:r w:rsidRPr="00B553CC">
            <w:delText xml:space="preserve"> </w:delText>
          </w:r>
        </w:del>
      </w:ins>
      <w:ins w:id="663" w:author="loony bin" w:date="2020-11-15T12:26:00Z">
        <w:r w:rsidR="00411DA3">
          <w:t xml:space="preserve"> </w:t>
        </w:r>
      </w:ins>
      <w:ins w:id="664" w:author="- michi -" w:date="2020-11-14T20:09:00Z">
        <w:r w:rsidRPr="00B553CC">
          <w:t>Bedarf</w:t>
        </w:r>
        <w:del w:id="665" w:author="loony bin" w:date="2020-11-15T12:23:00Z">
          <w:r w:rsidRPr="00B553CC">
            <w:delText xml:space="preserve"> </w:delText>
          </w:r>
        </w:del>
      </w:ins>
      <w:ins w:id="666" w:author="loony bin" w:date="2020-11-15T12:26:00Z">
        <w:r w:rsidR="00411DA3">
          <w:t xml:space="preserve"> </w:t>
        </w:r>
      </w:ins>
      <w:ins w:id="667" w:author="- michi -" w:date="2020-11-14T20:09:00Z">
        <w:r w:rsidRPr="00B553CC">
          <w:t>auch</w:t>
        </w:r>
        <w:del w:id="668" w:author="loony bin" w:date="2020-11-15T12:23:00Z">
          <w:r w:rsidRPr="00B553CC">
            <w:delText xml:space="preserve"> </w:delText>
          </w:r>
        </w:del>
      </w:ins>
      <w:ins w:id="669" w:author="loony bin" w:date="2020-11-15T12:26:00Z">
        <w:r w:rsidR="00411DA3">
          <w:t xml:space="preserve"> </w:t>
        </w:r>
      </w:ins>
      <w:ins w:id="670" w:author="- michi -" w:date="2020-11-14T20:09:00Z">
        <w:r w:rsidRPr="00B553CC">
          <w:t>Pfade</w:t>
        </w:r>
        <w:del w:id="671" w:author="loony bin" w:date="2020-11-15T12:23:00Z">
          <w:r w:rsidRPr="00B553CC">
            <w:delText xml:space="preserve"> </w:delText>
          </w:r>
        </w:del>
      </w:ins>
      <w:ins w:id="672" w:author="loony bin" w:date="2020-11-15T12:26:00Z">
        <w:r w:rsidR="00411DA3">
          <w:t xml:space="preserve"> </w:t>
        </w:r>
      </w:ins>
      <w:ins w:id="673" w:author="- michi -" w:date="2020-11-14T20:09:00Z">
        <w:r w:rsidRPr="00B553CC">
          <w:t>und</w:t>
        </w:r>
        <w:del w:id="674" w:author="loony bin" w:date="2020-11-15T12:23:00Z">
          <w:r w:rsidRPr="00B553CC">
            <w:delText xml:space="preserve"> </w:delText>
          </w:r>
        </w:del>
      </w:ins>
      <w:ins w:id="675" w:author="loony bin" w:date="2020-11-15T12:26:00Z">
        <w:r w:rsidR="00411DA3">
          <w:t xml:space="preserve"> </w:t>
        </w:r>
      </w:ins>
      <w:ins w:id="676" w:author="- michi -" w:date="2020-11-14T20:09:00Z">
        <w:r w:rsidRPr="00B553CC">
          <w:t>Parameter</w:t>
        </w:r>
        <w:del w:id="677" w:author="loony bin" w:date="2020-11-15T12:23:00Z">
          <w:r w:rsidRPr="00B553CC">
            <w:delText xml:space="preserve"> </w:delText>
          </w:r>
        </w:del>
      </w:ins>
      <w:ins w:id="678" w:author="loony bin" w:date="2020-11-15T12:26:00Z">
        <w:r w:rsidR="00411DA3">
          <w:t xml:space="preserve"> </w:t>
        </w:r>
      </w:ins>
      <w:ins w:id="679" w:author="- michi -" w:date="2020-11-14T20:09:00Z">
        <w:r w:rsidRPr="00B553CC">
          <w:t>individuell</w:t>
        </w:r>
        <w:del w:id="680" w:author="loony bin" w:date="2020-11-15T12:23:00Z">
          <w:r w:rsidRPr="00B553CC">
            <w:delText xml:space="preserve"> </w:delText>
          </w:r>
        </w:del>
      </w:ins>
      <w:ins w:id="681" w:author="loony bin" w:date="2020-11-15T12:26:00Z">
        <w:r w:rsidR="00411DA3">
          <w:t xml:space="preserve"> </w:t>
        </w:r>
      </w:ins>
      <w:ins w:id="682" w:author="- michi -" w:date="2020-11-14T20:09:00Z">
        <w:r w:rsidRPr="00B553CC">
          <w:t>anpassen,</w:t>
        </w:r>
        <w:del w:id="683" w:author="loony bin" w:date="2020-11-15T12:23:00Z">
          <w:r w:rsidRPr="00B553CC">
            <w:delText xml:space="preserve"> </w:delText>
          </w:r>
        </w:del>
      </w:ins>
      <w:ins w:id="684" w:author="loony bin" w:date="2020-11-15T12:26:00Z">
        <w:r w:rsidR="00411DA3">
          <w:t xml:space="preserve"> </w:t>
        </w:r>
      </w:ins>
      <w:ins w:id="685" w:author="- michi -" w:date="2020-11-14T20:09:00Z">
        <w:r w:rsidRPr="00B553CC">
          <w:t>ganz</w:t>
        </w:r>
        <w:del w:id="686" w:author="loony bin" w:date="2020-11-15T12:23:00Z">
          <w:r w:rsidRPr="00B553CC">
            <w:delText xml:space="preserve"> </w:delText>
          </w:r>
        </w:del>
      </w:ins>
      <w:ins w:id="687" w:author="loony bin" w:date="2020-11-15T12:26:00Z">
        <w:r w:rsidR="00411DA3">
          <w:t xml:space="preserve"> </w:t>
        </w:r>
      </w:ins>
      <w:ins w:id="688" w:author="- michi -" w:date="2020-11-14T20:09:00Z">
        <w:r w:rsidRPr="00B553CC">
          <w:t>ohne</w:t>
        </w:r>
        <w:del w:id="689" w:author="loony bin" w:date="2020-11-15T12:23:00Z">
          <w:r w:rsidRPr="00B553CC">
            <w:delText xml:space="preserve"> </w:delText>
          </w:r>
        </w:del>
      </w:ins>
      <w:ins w:id="690" w:author="loony bin" w:date="2020-11-15T12:26:00Z">
        <w:r w:rsidR="00411DA3">
          <w:t xml:space="preserve"> </w:t>
        </w:r>
      </w:ins>
      <w:ins w:id="691" w:author="- michi -" w:date="2020-11-14T20:09:00Z">
        <w:r w:rsidRPr="00B553CC">
          <w:t>Entwicklungsumgebung</w:t>
        </w:r>
        <w:del w:id="692" w:author="loony bin" w:date="2020-11-15T12:23:00Z">
          <w:r w:rsidRPr="00B553CC">
            <w:delText xml:space="preserve"> </w:delText>
          </w:r>
        </w:del>
      </w:ins>
      <w:ins w:id="693" w:author="loony bin" w:date="2020-11-15T12:26:00Z">
        <w:r w:rsidR="00411DA3">
          <w:t xml:space="preserve"> </w:t>
        </w:r>
      </w:ins>
      <w:ins w:id="694" w:author="- michi -" w:date="2020-11-14T20:09:00Z">
        <w:r w:rsidRPr="00B553CC">
          <w:t>und</w:t>
        </w:r>
        <w:del w:id="695" w:author="loony bin" w:date="2020-11-15T12:23:00Z">
          <w:r w:rsidRPr="00B553CC">
            <w:delText xml:space="preserve"> </w:delText>
          </w:r>
        </w:del>
      </w:ins>
      <w:ins w:id="696" w:author="loony bin" w:date="2020-11-15T12:26:00Z">
        <w:r w:rsidR="00411DA3">
          <w:t xml:space="preserve"> </w:t>
        </w:r>
      </w:ins>
      <w:ins w:id="697" w:author="- michi -" w:date="2020-11-14T20:09:00Z">
        <w:r w:rsidRPr="00B553CC">
          <w:t>ohne</w:t>
        </w:r>
        <w:del w:id="698" w:author="loony bin" w:date="2020-11-15T12:23:00Z">
          <w:r w:rsidRPr="00B553CC">
            <w:delText xml:space="preserve"> </w:delText>
          </w:r>
        </w:del>
      </w:ins>
      <w:ins w:id="699" w:author="loony bin" w:date="2020-11-15T12:26:00Z">
        <w:r w:rsidR="00411DA3">
          <w:t xml:space="preserve"> </w:t>
        </w:r>
      </w:ins>
      <w:ins w:id="700" w:author="- michi -" w:date="2020-11-14T20:09:00Z">
        <w:r w:rsidRPr="00B553CC">
          <w:t>neu</w:t>
        </w:r>
        <w:del w:id="701" w:author="loony bin" w:date="2020-11-15T12:23:00Z">
          <w:r w:rsidRPr="00B553CC">
            <w:delText xml:space="preserve"> </w:delText>
          </w:r>
        </w:del>
      </w:ins>
      <w:ins w:id="702" w:author="loony bin" w:date="2020-11-15T12:26:00Z">
        <w:r w:rsidR="00411DA3">
          <w:t xml:space="preserve"> </w:t>
        </w:r>
      </w:ins>
      <w:ins w:id="703" w:author="- michi -" w:date="2020-11-14T20:09:00Z">
        <w:r w:rsidRPr="00B553CC">
          <w:t>kompilieren</w:t>
        </w:r>
        <w:del w:id="704" w:author="loony bin" w:date="2020-11-15T12:23:00Z">
          <w:r w:rsidRPr="00B553CC">
            <w:delText xml:space="preserve"> </w:delText>
          </w:r>
        </w:del>
      </w:ins>
      <w:ins w:id="705" w:author="loony bin" w:date="2020-11-15T12:26:00Z">
        <w:r w:rsidR="00411DA3">
          <w:t xml:space="preserve"> </w:t>
        </w:r>
      </w:ins>
      <w:ins w:id="706" w:author="- michi -" w:date="2020-11-14T20:09:00Z">
        <w:r w:rsidRPr="00B553CC">
          <w:t>zu</w:t>
        </w:r>
        <w:del w:id="707" w:author="loony bin" w:date="2020-11-15T12:23:00Z">
          <w:r w:rsidRPr="00B553CC">
            <w:delText xml:space="preserve"> </w:delText>
          </w:r>
        </w:del>
      </w:ins>
      <w:ins w:id="708" w:author="loony bin" w:date="2020-11-15T12:26:00Z">
        <w:r w:rsidR="00411DA3">
          <w:t xml:space="preserve"> </w:t>
        </w:r>
      </w:ins>
      <w:ins w:id="709" w:author="- michi -" w:date="2020-11-14T20:09:00Z">
        <w:r w:rsidRPr="00B553CC">
          <w:t>müssen.</w:t>
        </w:r>
        <w:del w:id="710" w:author="loony bin" w:date="2020-11-15T12:23:00Z">
          <w:r w:rsidRPr="00B553CC">
            <w:delText xml:space="preserve"> </w:delText>
          </w:r>
        </w:del>
      </w:ins>
      <w:ins w:id="711" w:author="loony bin" w:date="2020-11-15T12:26:00Z">
        <w:r w:rsidR="00411DA3">
          <w:t xml:space="preserve"> </w:t>
        </w:r>
      </w:ins>
    </w:p>
    <w:p w14:paraId="4429B0BD" w14:textId="0B70E2D4" w:rsidR="00BF75EE" w:rsidRPr="00B553CC" w:rsidRDefault="00BF75EE">
      <w:pPr>
        <w:rPr>
          <w:ins w:id="712" w:author="- michi -" w:date="2020-11-14T20:09:00Z"/>
        </w:rPr>
      </w:pPr>
      <w:proofErr w:type="spellStart"/>
      <w:ins w:id="713" w:author="- michi -" w:date="2020-11-14T20:09:00Z">
        <w:r w:rsidRPr="00B553CC">
          <w:t>Power</w:t>
        </w:r>
      </w:ins>
      <w:ins w:id="714" w:author="loony bin" w:date="2020-11-15T10:42:00Z">
        <w:r w:rsidR="00F74F63">
          <w:t>s</w:t>
        </w:r>
      </w:ins>
      <w:ins w:id="715" w:author="- michi -" w:date="2020-11-14T20:09:00Z">
        <w:del w:id="716" w:author="loony bin" w:date="2020-11-15T10:42:00Z">
          <w:r w:rsidRPr="00B553CC" w:rsidDel="00F74F63">
            <w:delText>S</w:delText>
          </w:r>
        </w:del>
        <w:r w:rsidRPr="00B553CC">
          <w:t>hell</w:t>
        </w:r>
        <w:proofErr w:type="spellEnd"/>
        <w:del w:id="717" w:author="loony bin" w:date="2020-11-15T12:23:00Z">
          <w:r w:rsidRPr="00B553CC">
            <w:delText xml:space="preserve"> </w:delText>
          </w:r>
        </w:del>
      </w:ins>
      <w:ins w:id="718" w:author="loony bin" w:date="2020-11-15T12:26:00Z">
        <w:r w:rsidR="00411DA3">
          <w:t xml:space="preserve"> </w:t>
        </w:r>
      </w:ins>
      <w:ins w:id="719" w:author="- michi -" w:date="2020-11-14T20:09:00Z">
        <w:r w:rsidRPr="00B553CC">
          <w:t>Skripts</w:t>
        </w:r>
        <w:del w:id="720" w:author="loony bin" w:date="2020-11-15T12:23:00Z">
          <w:r w:rsidRPr="00B553CC">
            <w:delText xml:space="preserve"> </w:delText>
          </w:r>
        </w:del>
      </w:ins>
      <w:ins w:id="721" w:author="loony bin" w:date="2020-11-15T12:26:00Z">
        <w:r w:rsidR="00411DA3">
          <w:t xml:space="preserve"> </w:t>
        </w:r>
      </w:ins>
      <w:ins w:id="722" w:author="- michi -" w:date="2020-11-14T20:09:00Z">
        <w:r w:rsidRPr="00B553CC">
          <w:t>laufen</w:t>
        </w:r>
        <w:del w:id="723" w:author="loony bin" w:date="2020-11-15T12:23:00Z">
          <w:r w:rsidRPr="00B553CC">
            <w:delText xml:space="preserve"> </w:delText>
          </w:r>
        </w:del>
      </w:ins>
      <w:ins w:id="724" w:author="loony bin" w:date="2020-11-15T12:26:00Z">
        <w:r w:rsidR="00411DA3">
          <w:t xml:space="preserve"> </w:t>
        </w:r>
      </w:ins>
      <w:ins w:id="725" w:author="- michi -" w:date="2020-11-14T20:09:00Z">
        <w:r w:rsidRPr="00B553CC">
          <w:t>auch</w:t>
        </w:r>
        <w:del w:id="726" w:author="loony bin" w:date="2020-11-15T12:23:00Z">
          <w:r w:rsidRPr="00B553CC">
            <w:delText xml:space="preserve"> </w:delText>
          </w:r>
        </w:del>
      </w:ins>
      <w:ins w:id="727" w:author="loony bin" w:date="2020-11-15T12:26:00Z">
        <w:r w:rsidR="00411DA3">
          <w:t xml:space="preserve"> </w:t>
        </w:r>
      </w:ins>
      <w:ins w:id="728" w:author="- michi -" w:date="2020-11-14T20:09:00Z">
        <w:r w:rsidRPr="00B553CC">
          <w:t>auf</w:t>
        </w:r>
        <w:del w:id="729" w:author="loony bin" w:date="2020-11-15T12:23:00Z">
          <w:r w:rsidRPr="00B553CC">
            <w:delText xml:space="preserve"> </w:delText>
          </w:r>
        </w:del>
      </w:ins>
      <w:ins w:id="730" w:author="loony bin" w:date="2020-11-15T12:26:00Z">
        <w:r w:rsidR="00411DA3">
          <w:t xml:space="preserve"> </w:t>
        </w:r>
      </w:ins>
      <w:ins w:id="731" w:author="- michi -" w:date="2020-11-14T20:09:00Z">
        <w:r w:rsidRPr="00B553CC">
          <w:t>Maschinen,</w:t>
        </w:r>
        <w:del w:id="732" w:author="loony bin" w:date="2020-11-15T12:23:00Z">
          <w:r w:rsidRPr="00B553CC">
            <w:delText xml:space="preserve"> </w:delText>
          </w:r>
        </w:del>
      </w:ins>
      <w:ins w:id="733" w:author="loony bin" w:date="2020-11-15T12:26:00Z">
        <w:r w:rsidR="00411DA3">
          <w:t xml:space="preserve"> </w:t>
        </w:r>
      </w:ins>
      <w:ins w:id="734" w:author="- michi -" w:date="2020-11-14T20:09:00Z">
        <w:r w:rsidRPr="00B553CC">
          <w:t>auf</w:t>
        </w:r>
        <w:del w:id="735" w:author="loony bin" w:date="2020-11-15T12:23:00Z">
          <w:r w:rsidRPr="00B553CC">
            <w:delText xml:space="preserve"> </w:delText>
          </w:r>
        </w:del>
      </w:ins>
      <w:ins w:id="736" w:author="loony bin" w:date="2020-11-15T12:26:00Z">
        <w:r w:rsidR="00411DA3">
          <w:t xml:space="preserve"> </w:t>
        </w:r>
      </w:ins>
      <w:ins w:id="737" w:author="- michi -" w:date="2020-11-14T20:09:00Z">
        <w:r w:rsidRPr="00B553CC">
          <w:t>denen</w:t>
        </w:r>
        <w:del w:id="738" w:author="loony bin" w:date="2020-11-15T12:23:00Z">
          <w:r w:rsidRPr="00B553CC">
            <w:delText xml:space="preserve"> </w:delText>
          </w:r>
        </w:del>
      </w:ins>
      <w:ins w:id="739" w:author="loony bin" w:date="2020-11-15T12:26:00Z">
        <w:r w:rsidR="00411DA3">
          <w:t xml:space="preserve"> </w:t>
        </w:r>
      </w:ins>
      <w:ins w:id="740" w:author="- michi -" w:date="2020-11-14T20:09:00Z">
        <w:r w:rsidRPr="00B553CC">
          <w:t>keine</w:t>
        </w:r>
        <w:del w:id="741" w:author="loony bin" w:date="2020-11-15T12:23:00Z">
          <w:r w:rsidRPr="00B553CC">
            <w:delText xml:space="preserve"> </w:delText>
          </w:r>
        </w:del>
      </w:ins>
      <w:ins w:id="742" w:author="loony bin" w:date="2020-11-15T12:26:00Z">
        <w:r w:rsidR="00411DA3">
          <w:t xml:space="preserve"> </w:t>
        </w:r>
      </w:ins>
      <w:ins w:id="743" w:author="- michi -" w:date="2020-11-14T20:09:00Z">
        <w:r w:rsidRPr="00B553CC">
          <w:t>SQL-Software</w:t>
        </w:r>
        <w:del w:id="744" w:author="loony bin" w:date="2020-11-15T12:23:00Z">
          <w:r w:rsidRPr="00B553CC">
            <w:delText xml:space="preserve"> </w:delText>
          </w:r>
        </w:del>
      </w:ins>
      <w:ins w:id="745" w:author="loony bin" w:date="2020-11-15T12:26:00Z">
        <w:r w:rsidR="00411DA3">
          <w:t xml:space="preserve"> </w:t>
        </w:r>
      </w:ins>
      <w:ins w:id="746" w:author="- michi -" w:date="2020-11-14T20:09:00Z">
        <w:r w:rsidRPr="00B553CC">
          <w:t>installiert</w:t>
        </w:r>
        <w:del w:id="747" w:author="loony bin" w:date="2020-11-15T12:23:00Z">
          <w:r w:rsidRPr="00B553CC">
            <w:delText xml:space="preserve"> </w:delText>
          </w:r>
        </w:del>
      </w:ins>
      <w:ins w:id="748" w:author="loony bin" w:date="2020-11-15T12:26:00Z">
        <w:r w:rsidR="00411DA3">
          <w:t xml:space="preserve"> </w:t>
        </w:r>
      </w:ins>
      <w:ins w:id="749" w:author="- michi -" w:date="2020-11-14T20:09:00Z">
        <w:r w:rsidRPr="00B553CC">
          <w:t>ist.</w:t>
        </w:r>
      </w:ins>
    </w:p>
    <w:p w14:paraId="0E6E2100" w14:textId="77777777" w:rsidR="00BF75EE" w:rsidRPr="00B553CC" w:rsidRDefault="00BF75EE">
      <w:pPr>
        <w:rPr>
          <w:ins w:id="750" w:author="- michi -" w:date="2020-11-14T20:09:00Z"/>
        </w:rPr>
      </w:pPr>
    </w:p>
    <w:p w14:paraId="31F4A46A" w14:textId="10B87276" w:rsidR="00BF75EE" w:rsidRDefault="00BF75EE">
      <w:pPr>
        <w:rPr>
          <w:ins w:id="751" w:author="- michi -" w:date="2020-11-14T20:36:00Z"/>
        </w:rPr>
      </w:pPr>
      <w:ins w:id="752" w:author="- michi -" w:date="2020-11-14T20:09:00Z">
        <w:r w:rsidRPr="00B553CC">
          <w:t>Unabhängig</w:t>
        </w:r>
        <w:del w:id="753" w:author="loony bin" w:date="2020-11-15T12:23:00Z">
          <w:r w:rsidRPr="00B553CC">
            <w:delText xml:space="preserve"> </w:delText>
          </w:r>
        </w:del>
      </w:ins>
      <w:ins w:id="754" w:author="loony bin" w:date="2020-11-15T12:26:00Z">
        <w:r w:rsidR="00411DA3">
          <w:t xml:space="preserve"> </w:t>
        </w:r>
      </w:ins>
      <w:ins w:id="755" w:author="- michi -" w:date="2020-11-14T20:09:00Z">
        <w:r w:rsidRPr="00B553CC">
          <w:t>davon,</w:t>
        </w:r>
        <w:del w:id="756" w:author="loony bin" w:date="2020-11-15T12:23:00Z">
          <w:r w:rsidRPr="00B553CC">
            <w:delText xml:space="preserve"> </w:delText>
          </w:r>
        </w:del>
      </w:ins>
      <w:ins w:id="757" w:author="loony bin" w:date="2020-11-15T12:26:00Z">
        <w:r w:rsidR="00411DA3">
          <w:t xml:space="preserve"> </w:t>
        </w:r>
      </w:ins>
      <w:ins w:id="758" w:author="- michi -" w:date="2020-11-14T20:09:00Z">
        <w:r w:rsidRPr="00B553CC">
          <w:t>ob</w:t>
        </w:r>
        <w:del w:id="759" w:author="loony bin" w:date="2020-11-15T12:23:00Z">
          <w:r w:rsidRPr="00B553CC">
            <w:delText xml:space="preserve"> </w:delText>
          </w:r>
        </w:del>
      </w:ins>
      <w:ins w:id="760" w:author="loony bin" w:date="2020-11-15T12:26:00Z">
        <w:r w:rsidR="00411DA3">
          <w:t xml:space="preserve"> </w:t>
        </w:r>
      </w:ins>
      <w:ins w:id="761" w:author="- michi -" w:date="2020-11-14T20:09:00Z">
        <w:r w:rsidRPr="00B553CC">
          <w:t>Datenbankzugriff</w:t>
        </w:r>
        <w:del w:id="762" w:author="loony bin" w:date="2020-11-15T12:23:00Z">
          <w:r w:rsidRPr="00B553CC">
            <w:delText xml:space="preserve"> </w:delText>
          </w:r>
        </w:del>
      </w:ins>
      <w:ins w:id="763" w:author="loony bin" w:date="2020-11-15T12:26:00Z">
        <w:r w:rsidR="00411DA3">
          <w:t xml:space="preserve"> </w:t>
        </w:r>
      </w:ins>
      <w:ins w:id="764" w:author="- michi -" w:date="2020-11-14T20:09:00Z">
        <w:r w:rsidRPr="00B553CC">
          <w:t>erforderlich</w:t>
        </w:r>
        <w:del w:id="765" w:author="loony bin" w:date="2020-11-15T12:23:00Z">
          <w:r w:rsidRPr="00B553CC">
            <w:delText xml:space="preserve"> </w:delText>
          </w:r>
        </w:del>
      </w:ins>
      <w:ins w:id="766" w:author="loony bin" w:date="2020-11-15T12:26:00Z">
        <w:r w:rsidR="00411DA3">
          <w:t xml:space="preserve"> </w:t>
        </w:r>
      </w:ins>
      <w:ins w:id="767" w:author="- michi -" w:date="2020-11-14T20:09:00Z">
        <w:r w:rsidRPr="00B553CC">
          <w:t>ist</w:t>
        </w:r>
        <w:del w:id="768" w:author="loony bin" w:date="2020-11-15T12:23:00Z">
          <w:r w:rsidRPr="00B553CC">
            <w:delText xml:space="preserve"> </w:delText>
          </w:r>
        </w:del>
      </w:ins>
      <w:ins w:id="769" w:author="loony bin" w:date="2020-11-15T12:26:00Z">
        <w:r w:rsidR="00411DA3">
          <w:t xml:space="preserve"> </w:t>
        </w:r>
      </w:ins>
      <w:ins w:id="770" w:author="- michi -" w:date="2020-11-14T20:09:00Z">
        <w:r w:rsidRPr="00B553CC">
          <w:t>oder</w:t>
        </w:r>
        <w:del w:id="771" w:author="loony bin" w:date="2020-11-15T12:23:00Z">
          <w:r w:rsidRPr="00B553CC">
            <w:delText xml:space="preserve"> </w:delText>
          </w:r>
        </w:del>
      </w:ins>
      <w:ins w:id="772" w:author="loony bin" w:date="2020-11-15T12:26:00Z">
        <w:r w:rsidR="00411DA3">
          <w:t xml:space="preserve"> </w:t>
        </w:r>
      </w:ins>
      <w:ins w:id="773" w:author="- michi -" w:date="2020-11-14T20:09:00Z">
        <w:r w:rsidRPr="00B553CC">
          <w:t>nicht,</w:t>
        </w:r>
        <w:del w:id="774" w:author="loony bin" w:date="2020-11-15T12:23:00Z">
          <w:r w:rsidRPr="00B553CC">
            <w:delText xml:space="preserve"> </w:delText>
          </w:r>
        </w:del>
      </w:ins>
      <w:ins w:id="775" w:author="loony bin" w:date="2020-11-15T12:26:00Z">
        <w:r w:rsidR="00411DA3">
          <w:t xml:space="preserve"> </w:t>
        </w:r>
      </w:ins>
      <w:ins w:id="776" w:author="- michi -" w:date="2020-11-14T20:09:00Z">
        <w:r w:rsidRPr="00B553CC">
          <w:t>ist</w:t>
        </w:r>
        <w:del w:id="777" w:author="loony bin" w:date="2020-11-15T12:23:00Z">
          <w:r w:rsidRPr="00B553CC">
            <w:delText xml:space="preserve"> </w:delText>
          </w:r>
        </w:del>
      </w:ins>
      <w:ins w:id="778" w:author="loony bin" w:date="2020-11-15T12:26:00Z">
        <w:r w:rsidR="00411DA3">
          <w:t xml:space="preserve"> </w:t>
        </w:r>
      </w:ins>
      <w:ins w:id="779" w:author="- michi -" w:date="2020-11-14T20:09:00Z">
        <w:r w:rsidRPr="00B553CC">
          <w:t>ein</w:t>
        </w:r>
        <w:del w:id="780" w:author="loony bin" w:date="2020-11-15T12:23:00Z">
          <w:r w:rsidRPr="00B553CC">
            <w:delText xml:space="preserve"> </w:delText>
          </w:r>
        </w:del>
      </w:ins>
      <w:ins w:id="781" w:author="loony bin" w:date="2020-11-15T12:26:00Z">
        <w:r w:rsidR="00411DA3">
          <w:t xml:space="preserve"> </w:t>
        </w:r>
      </w:ins>
      <w:ins w:id="782" w:author="- michi -" w:date="2020-11-14T20:09:00Z">
        <w:r w:rsidRPr="00B553CC">
          <w:t>grosser</w:t>
        </w:r>
        <w:del w:id="783" w:author="loony bin" w:date="2020-11-15T12:23:00Z">
          <w:r w:rsidRPr="00B553CC">
            <w:delText xml:space="preserve"> </w:delText>
          </w:r>
        </w:del>
      </w:ins>
      <w:ins w:id="784" w:author="loony bin" w:date="2020-11-15T12:26:00Z">
        <w:r w:rsidR="00411DA3">
          <w:t xml:space="preserve"> </w:t>
        </w:r>
      </w:ins>
      <w:ins w:id="785" w:author="- michi -" w:date="2020-11-14T20:09:00Z">
        <w:r w:rsidRPr="00B553CC">
          <w:t>Vorteil</w:t>
        </w:r>
        <w:del w:id="786" w:author="loony bin" w:date="2020-11-15T12:23:00Z">
          <w:r w:rsidRPr="00B553CC">
            <w:delText xml:space="preserve"> </w:delText>
          </w:r>
        </w:del>
      </w:ins>
      <w:ins w:id="787" w:author="loony bin" w:date="2020-11-15T12:26:00Z">
        <w:r w:rsidR="00411DA3">
          <w:t xml:space="preserve"> </w:t>
        </w:r>
      </w:ins>
      <w:ins w:id="788" w:author="- michi -" w:date="2020-11-14T20:09:00Z">
        <w:r w:rsidRPr="00B553CC">
          <w:t>von</w:t>
        </w:r>
        <w:del w:id="789" w:author="loony bin" w:date="2020-11-15T12:23:00Z">
          <w:r w:rsidRPr="00B553CC">
            <w:delText xml:space="preserve"> </w:delText>
          </w:r>
        </w:del>
      </w:ins>
      <w:ins w:id="790" w:author="loony bin" w:date="2020-11-15T12:26:00Z">
        <w:r w:rsidR="00411DA3">
          <w:t xml:space="preserve"> </w:t>
        </w:r>
      </w:ins>
      <w:ins w:id="791" w:author="- michi -" w:date="2020-11-14T20:09:00Z">
        <w:del w:id="792" w:author="loony bin" w:date="2020-11-15T10:43:00Z">
          <w:r w:rsidRPr="00B553CC">
            <w:delText>PowerShell</w:delText>
          </w:r>
        </w:del>
      </w:ins>
      <w:proofErr w:type="spellStart"/>
      <w:ins w:id="793" w:author="loony bin" w:date="2020-11-15T10:43:00Z">
        <w:r w:rsidR="00F74F63">
          <w:t>Powershell</w:t>
        </w:r>
      </w:ins>
      <w:proofErr w:type="spellEnd"/>
      <w:ins w:id="794" w:author="- michi -" w:date="2020-11-14T20:09:00Z">
        <w:r w:rsidRPr="00B553CC">
          <w:t>,</w:t>
        </w:r>
        <w:del w:id="795" w:author="loony bin" w:date="2020-11-15T12:23:00Z">
          <w:r w:rsidRPr="00B553CC">
            <w:delText xml:space="preserve"> </w:delText>
          </w:r>
        </w:del>
      </w:ins>
      <w:ins w:id="796" w:author="loony bin" w:date="2020-11-15T12:26:00Z">
        <w:r w:rsidR="00411DA3">
          <w:t xml:space="preserve"> </w:t>
        </w:r>
      </w:ins>
      <w:ins w:id="797" w:author="- michi -" w:date="2020-11-14T20:09:00Z">
        <w:r w:rsidRPr="00B553CC">
          <w:t>dass</w:t>
        </w:r>
        <w:del w:id="798" w:author="loony bin" w:date="2020-11-15T12:23:00Z">
          <w:r w:rsidRPr="00B553CC">
            <w:delText xml:space="preserve"> </w:delText>
          </w:r>
        </w:del>
      </w:ins>
      <w:ins w:id="799" w:author="loony bin" w:date="2020-11-15T12:26:00Z">
        <w:r w:rsidR="00411DA3">
          <w:t xml:space="preserve"> </w:t>
        </w:r>
      </w:ins>
      <w:ins w:id="800" w:author="- michi -" w:date="2020-11-14T20:09:00Z">
        <w:r w:rsidRPr="00B553CC">
          <w:t>die</w:t>
        </w:r>
        <w:del w:id="801" w:author="loony bin" w:date="2020-11-15T12:23:00Z">
          <w:r w:rsidRPr="00B553CC">
            <w:delText xml:space="preserve"> </w:delText>
          </w:r>
        </w:del>
      </w:ins>
      <w:ins w:id="802" w:author="loony bin" w:date="2020-11-15T12:26:00Z">
        <w:r w:rsidR="00411DA3">
          <w:t xml:space="preserve"> </w:t>
        </w:r>
      </w:ins>
      <w:ins w:id="803" w:author="- michi -" w:date="2020-11-14T20:09:00Z">
        <w:r w:rsidRPr="00B553CC">
          <w:t>Skripts</w:t>
        </w:r>
        <w:del w:id="804" w:author="loony bin" w:date="2020-11-15T12:23:00Z">
          <w:r w:rsidRPr="00B553CC">
            <w:delText xml:space="preserve"> </w:delText>
          </w:r>
        </w:del>
      </w:ins>
      <w:ins w:id="805" w:author="loony bin" w:date="2020-11-15T12:26:00Z">
        <w:r w:rsidR="00411DA3">
          <w:t xml:space="preserve"> </w:t>
        </w:r>
      </w:ins>
      <w:ins w:id="806" w:author="- michi -" w:date="2020-11-14T20:09:00Z">
        <w:r w:rsidRPr="00B553CC">
          <w:t>problemlos</w:t>
        </w:r>
        <w:del w:id="807" w:author="loony bin" w:date="2020-11-15T12:23:00Z">
          <w:r w:rsidRPr="00B553CC">
            <w:delText xml:space="preserve"> </w:delText>
          </w:r>
        </w:del>
      </w:ins>
      <w:ins w:id="808" w:author="loony bin" w:date="2020-11-15T12:26:00Z">
        <w:r w:rsidR="00411DA3">
          <w:t xml:space="preserve"> </w:t>
        </w:r>
      </w:ins>
      <w:ins w:id="809" w:author="- michi -" w:date="2020-11-14T20:09:00Z">
        <w:r w:rsidRPr="00B553CC">
          <w:t>anderen</w:t>
        </w:r>
        <w:del w:id="810" w:author="loony bin" w:date="2020-11-15T12:23:00Z">
          <w:r w:rsidRPr="00B553CC">
            <w:delText xml:space="preserve"> </w:delText>
          </w:r>
        </w:del>
      </w:ins>
      <w:ins w:id="811" w:author="loony bin" w:date="2020-11-15T12:26:00Z">
        <w:r w:rsidR="00411DA3">
          <w:t xml:space="preserve"> </w:t>
        </w:r>
      </w:ins>
      <w:ins w:id="812" w:author="- michi -" w:date="2020-11-14T20:09:00Z">
        <w:r w:rsidRPr="00B553CC">
          <w:t>Mitarbeitern</w:t>
        </w:r>
        <w:del w:id="813" w:author="loony bin" w:date="2020-11-15T12:23:00Z">
          <w:r w:rsidRPr="00B553CC">
            <w:delText xml:space="preserve"> </w:delText>
          </w:r>
        </w:del>
      </w:ins>
      <w:ins w:id="814" w:author="loony bin" w:date="2020-11-15T12:26:00Z">
        <w:r w:rsidR="00411DA3">
          <w:t xml:space="preserve"> </w:t>
        </w:r>
      </w:ins>
      <w:ins w:id="815" w:author="- michi -" w:date="2020-11-14T20:09:00Z">
        <w:r w:rsidRPr="00B553CC">
          <w:t>und/oder</w:t>
        </w:r>
        <w:del w:id="816" w:author="loony bin" w:date="2020-11-15T12:23:00Z">
          <w:r w:rsidRPr="00B553CC">
            <w:delText xml:space="preserve"> </w:delText>
          </w:r>
        </w:del>
      </w:ins>
      <w:ins w:id="817" w:author="loony bin" w:date="2020-11-15T12:26:00Z">
        <w:r w:rsidR="00411DA3">
          <w:t xml:space="preserve"> </w:t>
        </w:r>
      </w:ins>
      <w:ins w:id="818" w:author="- michi -" w:date="2020-11-14T20:09:00Z">
        <w:r w:rsidRPr="00B553CC">
          <w:t>Kunden</w:t>
        </w:r>
        <w:del w:id="819" w:author="loony bin" w:date="2020-11-15T12:23:00Z">
          <w:r w:rsidRPr="00B553CC">
            <w:delText xml:space="preserve"> </w:delText>
          </w:r>
        </w:del>
      </w:ins>
      <w:ins w:id="820" w:author="loony bin" w:date="2020-11-15T12:26:00Z">
        <w:r w:rsidR="00411DA3">
          <w:t xml:space="preserve"> </w:t>
        </w:r>
      </w:ins>
      <w:ins w:id="821" w:author="- michi -" w:date="2020-11-14T20:09:00Z">
        <w:r w:rsidRPr="00B553CC">
          <w:t>zur</w:t>
        </w:r>
        <w:del w:id="822" w:author="loony bin" w:date="2020-11-15T12:23:00Z">
          <w:r w:rsidRPr="00B553CC">
            <w:delText xml:space="preserve"> </w:delText>
          </w:r>
        </w:del>
      </w:ins>
      <w:ins w:id="823" w:author="loony bin" w:date="2020-11-15T12:26:00Z">
        <w:r w:rsidR="00411DA3">
          <w:t xml:space="preserve"> </w:t>
        </w:r>
      </w:ins>
      <w:ins w:id="824" w:author="- michi -" w:date="2020-11-14T20:09:00Z">
        <w:r w:rsidRPr="00B553CC">
          <w:t>Verfügung</w:t>
        </w:r>
        <w:del w:id="825" w:author="loony bin" w:date="2020-11-15T12:23:00Z">
          <w:r w:rsidRPr="00B553CC">
            <w:delText xml:space="preserve"> </w:delText>
          </w:r>
        </w:del>
      </w:ins>
      <w:ins w:id="826" w:author="loony bin" w:date="2020-11-15T12:26:00Z">
        <w:r w:rsidR="00411DA3">
          <w:t xml:space="preserve"> </w:t>
        </w:r>
      </w:ins>
      <w:ins w:id="827" w:author="- michi -" w:date="2020-11-14T20:09:00Z">
        <w:r w:rsidRPr="00B553CC">
          <w:t>gestellt</w:t>
        </w:r>
        <w:del w:id="828" w:author="loony bin" w:date="2020-11-15T12:23:00Z">
          <w:r w:rsidRPr="00B553CC">
            <w:delText xml:space="preserve"> </w:delText>
          </w:r>
        </w:del>
      </w:ins>
      <w:ins w:id="829" w:author="loony bin" w:date="2020-11-15T12:26:00Z">
        <w:r w:rsidR="00411DA3">
          <w:t xml:space="preserve"> </w:t>
        </w:r>
      </w:ins>
      <w:ins w:id="830" w:author="- michi -" w:date="2020-11-14T20:09:00Z">
        <w:r w:rsidRPr="00B553CC">
          <w:t>werden</w:t>
        </w:r>
      </w:ins>
      <w:ins w:id="831" w:author="joël iselin" w:date="2020-11-15T10:47:00Z">
        <w:del w:id="832" w:author="loony bin" w:date="2020-11-15T12:23:00Z">
          <w:r w:rsidR="00952FB6">
            <w:delText xml:space="preserve"> </w:delText>
          </w:r>
        </w:del>
      </w:ins>
      <w:ins w:id="833" w:author="loony bin" w:date="2020-11-15T12:26:00Z">
        <w:r w:rsidR="00411DA3">
          <w:t xml:space="preserve"> </w:t>
        </w:r>
      </w:ins>
      <w:ins w:id="834" w:author="joël iselin" w:date="2020-11-15T10:47:00Z">
        <w:r w:rsidR="00952FB6">
          <w:t>können</w:t>
        </w:r>
      </w:ins>
      <w:ins w:id="835" w:author="- michi -" w:date="2020-11-14T20:09:00Z">
        <w:r w:rsidRPr="00B553CC">
          <w:t>.</w:t>
        </w:r>
        <w:del w:id="836" w:author="loony bin" w:date="2020-11-15T12:23:00Z">
          <w:r w:rsidRPr="00B553CC">
            <w:delText xml:space="preserve"> </w:delText>
          </w:r>
        </w:del>
      </w:ins>
      <w:ins w:id="837" w:author="loony bin" w:date="2020-11-15T12:26:00Z">
        <w:r w:rsidR="00411DA3">
          <w:t xml:space="preserve"> </w:t>
        </w:r>
      </w:ins>
      <w:ins w:id="838" w:author="- michi -" w:date="2020-11-14T20:09:00Z">
        <w:r w:rsidRPr="00B553CC">
          <w:t>Beispielsweise</w:t>
        </w:r>
        <w:del w:id="839" w:author="loony bin" w:date="2020-11-15T12:23:00Z">
          <w:r w:rsidRPr="00B553CC">
            <w:delText xml:space="preserve"> </w:delText>
          </w:r>
        </w:del>
      </w:ins>
      <w:ins w:id="840" w:author="loony bin" w:date="2020-11-15T12:26:00Z">
        <w:r w:rsidR="00411DA3">
          <w:t xml:space="preserve"> </w:t>
        </w:r>
      </w:ins>
      <w:ins w:id="841" w:author="- michi -" w:date="2020-11-14T20:09:00Z">
        <w:r w:rsidRPr="00B553CC">
          <w:t>für</w:t>
        </w:r>
        <w:del w:id="842" w:author="loony bin" w:date="2020-11-15T12:23:00Z">
          <w:r w:rsidRPr="00B553CC">
            <w:delText xml:space="preserve"> </w:delText>
          </w:r>
        </w:del>
      </w:ins>
      <w:ins w:id="843" w:author="loony bin" w:date="2020-11-15T12:26:00Z">
        <w:r w:rsidR="00411DA3">
          <w:t xml:space="preserve"> </w:t>
        </w:r>
      </w:ins>
      <w:ins w:id="844" w:author="- michi -" w:date="2020-11-14T20:09:00Z">
        <w:r w:rsidRPr="00B553CC">
          <w:t>einmalige</w:t>
        </w:r>
        <w:del w:id="845" w:author="loony bin" w:date="2020-11-15T12:23:00Z">
          <w:r w:rsidRPr="00B553CC">
            <w:delText xml:space="preserve"> </w:delText>
          </w:r>
        </w:del>
      </w:ins>
      <w:ins w:id="846" w:author="loony bin" w:date="2020-11-15T12:26:00Z">
        <w:r w:rsidR="00411DA3">
          <w:t xml:space="preserve"> </w:t>
        </w:r>
      </w:ins>
      <w:ins w:id="847" w:author="- michi -" w:date="2020-11-14T20:09:00Z">
        <w:r w:rsidRPr="00B553CC">
          <w:t>Konfigurationsanpassungen,</w:t>
        </w:r>
        <w:del w:id="848" w:author="loony bin" w:date="2020-11-15T12:23:00Z">
          <w:r w:rsidRPr="00B553CC">
            <w:delText xml:space="preserve"> </w:delText>
          </w:r>
        </w:del>
      </w:ins>
      <w:ins w:id="849" w:author="loony bin" w:date="2020-11-15T12:26:00Z">
        <w:r w:rsidR="00411DA3">
          <w:t xml:space="preserve"> </w:t>
        </w:r>
      </w:ins>
      <w:ins w:id="850" w:author="- michi -" w:date="2020-11-14T20:09:00Z">
        <w:r w:rsidRPr="00B553CC">
          <w:t>um</w:t>
        </w:r>
        <w:del w:id="851" w:author="loony bin" w:date="2020-11-15T12:23:00Z">
          <w:r w:rsidRPr="00B553CC">
            <w:delText xml:space="preserve"> </w:delText>
          </w:r>
        </w:del>
      </w:ins>
      <w:ins w:id="852" w:author="loony bin" w:date="2020-11-15T12:26:00Z">
        <w:r w:rsidR="00411DA3">
          <w:t xml:space="preserve"> </w:t>
        </w:r>
      </w:ins>
      <w:ins w:id="853" w:author="- michi -" w:date="2020-11-14T20:09:00Z">
        <w:r w:rsidRPr="00B553CC">
          <w:t>Installationen</w:t>
        </w:r>
        <w:del w:id="854" w:author="loony bin" w:date="2020-11-15T12:23:00Z">
          <w:r w:rsidRPr="00B553CC">
            <w:delText xml:space="preserve"> </w:delText>
          </w:r>
        </w:del>
      </w:ins>
      <w:ins w:id="855" w:author="loony bin" w:date="2020-11-15T12:26:00Z">
        <w:r w:rsidR="00411DA3">
          <w:t xml:space="preserve"> </w:t>
        </w:r>
      </w:ins>
      <w:ins w:id="856" w:author="- michi -" w:date="2020-11-14T20:09:00Z">
        <w:r w:rsidRPr="00B553CC">
          <w:t>zu</w:t>
        </w:r>
        <w:del w:id="857" w:author="loony bin" w:date="2020-11-15T12:23:00Z">
          <w:r w:rsidRPr="00B553CC">
            <w:delText xml:space="preserve"> </w:delText>
          </w:r>
        </w:del>
      </w:ins>
      <w:ins w:id="858" w:author="loony bin" w:date="2020-11-15T12:26:00Z">
        <w:r w:rsidR="00411DA3">
          <w:t xml:space="preserve"> </w:t>
        </w:r>
      </w:ins>
      <w:ins w:id="859" w:author="- michi -" w:date="2020-11-14T20:09:00Z">
        <w:r w:rsidRPr="00B553CC">
          <w:t>managen,</w:t>
        </w:r>
        <w:del w:id="860" w:author="loony bin" w:date="2020-11-15T12:23:00Z">
          <w:r w:rsidRPr="00B553CC">
            <w:delText xml:space="preserve"> </w:delText>
          </w:r>
        </w:del>
      </w:ins>
      <w:ins w:id="861" w:author="loony bin" w:date="2020-11-15T12:26:00Z">
        <w:r w:rsidR="00411DA3">
          <w:t xml:space="preserve"> </w:t>
        </w:r>
      </w:ins>
      <w:ins w:id="862" w:author="- michi -" w:date="2020-11-14T20:09:00Z">
        <w:r w:rsidRPr="00B553CC">
          <w:t>um</w:t>
        </w:r>
        <w:del w:id="863" w:author="loony bin" w:date="2020-11-15T12:23:00Z">
          <w:r w:rsidRPr="00B553CC">
            <w:delText xml:space="preserve"> </w:delText>
          </w:r>
        </w:del>
      </w:ins>
      <w:ins w:id="864" w:author="loony bin" w:date="2020-11-15T12:26:00Z">
        <w:r w:rsidR="00411DA3">
          <w:t xml:space="preserve"> </w:t>
        </w:r>
      </w:ins>
      <w:ins w:id="865" w:author="- michi -" w:date="2020-11-14T20:09:00Z">
        <w:r w:rsidRPr="00B553CC">
          <w:t>Anwendungen</w:t>
        </w:r>
        <w:del w:id="866" w:author="loony bin" w:date="2020-11-15T12:23:00Z">
          <w:r w:rsidRPr="00B553CC">
            <w:delText xml:space="preserve"> </w:delText>
          </w:r>
        </w:del>
      </w:ins>
      <w:ins w:id="867" w:author="loony bin" w:date="2020-11-15T12:26:00Z">
        <w:r w:rsidR="00411DA3">
          <w:t xml:space="preserve"> </w:t>
        </w:r>
      </w:ins>
      <w:ins w:id="868" w:author="- michi -" w:date="2020-11-14T20:09:00Z">
        <w:r w:rsidRPr="00B553CC">
          <w:t>miteinander</w:t>
        </w:r>
        <w:del w:id="869" w:author="loony bin" w:date="2020-11-15T12:23:00Z">
          <w:r w:rsidRPr="00B553CC">
            <w:delText xml:space="preserve"> </w:delText>
          </w:r>
        </w:del>
      </w:ins>
      <w:ins w:id="870" w:author="loony bin" w:date="2020-11-15T12:26:00Z">
        <w:r w:rsidR="00411DA3">
          <w:t xml:space="preserve"> </w:t>
        </w:r>
      </w:ins>
      <w:ins w:id="871" w:author="- michi -" w:date="2020-11-14T20:09:00Z">
        <w:r w:rsidRPr="00B553CC">
          <w:t>zu</w:t>
        </w:r>
        <w:del w:id="872" w:author="loony bin" w:date="2020-11-15T12:23:00Z">
          <w:r w:rsidRPr="00B553CC">
            <w:delText xml:space="preserve"> </w:delText>
          </w:r>
        </w:del>
      </w:ins>
      <w:ins w:id="873" w:author="loony bin" w:date="2020-11-15T12:26:00Z">
        <w:r w:rsidR="00411DA3">
          <w:t xml:space="preserve"> </w:t>
        </w:r>
      </w:ins>
      <w:ins w:id="874" w:author="- michi -" w:date="2020-11-14T20:09:00Z">
        <w:r w:rsidRPr="00B553CC">
          <w:t>verknüpfen</w:t>
        </w:r>
        <w:del w:id="875" w:author="loony bin" w:date="2020-11-15T12:23:00Z">
          <w:r w:rsidRPr="00B553CC">
            <w:delText xml:space="preserve"> </w:delText>
          </w:r>
        </w:del>
      </w:ins>
      <w:ins w:id="876" w:author="loony bin" w:date="2020-11-15T12:26:00Z">
        <w:r w:rsidR="00411DA3">
          <w:t xml:space="preserve"> </w:t>
        </w:r>
      </w:ins>
      <w:ins w:id="877" w:author="- michi -" w:date="2020-11-14T20:09:00Z">
        <w:r w:rsidRPr="00B553CC">
          <w:t>oder</w:t>
        </w:r>
        <w:del w:id="878" w:author="loony bin" w:date="2020-11-15T12:23:00Z">
          <w:r w:rsidRPr="00B553CC">
            <w:delText xml:space="preserve"> </w:delText>
          </w:r>
        </w:del>
      </w:ins>
      <w:ins w:id="879" w:author="loony bin" w:date="2020-11-15T12:26:00Z">
        <w:r w:rsidR="00411DA3">
          <w:t xml:space="preserve"> </w:t>
        </w:r>
      </w:ins>
      <w:ins w:id="880" w:author="- michi -" w:date="2020-11-14T20:09:00Z">
        <w:r w:rsidRPr="00B553CC">
          <w:t>für</w:t>
        </w:r>
        <w:del w:id="881" w:author="loony bin" w:date="2020-11-15T12:23:00Z">
          <w:r w:rsidRPr="00B553CC">
            <w:delText xml:space="preserve"> </w:delText>
          </w:r>
        </w:del>
      </w:ins>
      <w:ins w:id="882" w:author="loony bin" w:date="2020-11-15T12:26:00Z">
        <w:r w:rsidR="00411DA3">
          <w:t xml:space="preserve"> </w:t>
        </w:r>
      </w:ins>
      <w:ins w:id="883" w:author="- michi -" w:date="2020-11-14T20:09:00Z">
        <w:r w:rsidRPr="00B553CC">
          <w:t>temporäre</w:t>
        </w:r>
        <w:del w:id="884" w:author="loony bin" w:date="2020-11-15T12:23:00Z">
          <w:r w:rsidRPr="00B553CC">
            <w:delText xml:space="preserve"> </w:delText>
          </w:r>
        </w:del>
      </w:ins>
      <w:ins w:id="885" w:author="loony bin" w:date="2020-11-15T12:26:00Z">
        <w:r w:rsidR="00411DA3">
          <w:t xml:space="preserve"> </w:t>
        </w:r>
      </w:ins>
      <w:ins w:id="886" w:author="- michi -" w:date="2020-11-14T20:56:00Z">
        <w:r w:rsidR="00DB6E04" w:rsidRPr="00B553CC">
          <w:t>Anwendungen,</w:t>
        </w:r>
      </w:ins>
      <w:ins w:id="887" w:author="- michi -" w:date="2020-11-14T20:09:00Z">
        <w:del w:id="888" w:author="loony bin" w:date="2020-11-15T12:23:00Z">
          <w:r w:rsidRPr="00B553CC">
            <w:delText xml:space="preserve"> </w:delText>
          </w:r>
        </w:del>
      </w:ins>
      <w:ins w:id="889" w:author="loony bin" w:date="2020-11-15T12:26:00Z">
        <w:r w:rsidR="00411DA3">
          <w:t xml:space="preserve"> </w:t>
        </w:r>
      </w:ins>
      <w:ins w:id="890" w:author="- michi -" w:date="2020-11-14T20:09:00Z">
        <w:r w:rsidRPr="00B553CC">
          <w:t>für</w:t>
        </w:r>
        <w:del w:id="891" w:author="loony bin" w:date="2020-11-15T12:23:00Z">
          <w:r w:rsidRPr="00B553CC">
            <w:delText xml:space="preserve"> </w:delText>
          </w:r>
        </w:del>
      </w:ins>
      <w:ins w:id="892" w:author="loony bin" w:date="2020-11-15T12:26:00Z">
        <w:r w:rsidR="00411DA3">
          <w:t xml:space="preserve"> </w:t>
        </w:r>
      </w:ins>
      <w:ins w:id="893" w:author="- michi -" w:date="2020-11-14T20:09:00Z">
        <w:r w:rsidRPr="00B553CC">
          <w:t>die</w:t>
        </w:r>
        <w:del w:id="894" w:author="loony bin" w:date="2020-11-15T12:23:00Z">
          <w:r w:rsidRPr="00B553CC">
            <w:delText xml:space="preserve"> </w:delText>
          </w:r>
        </w:del>
      </w:ins>
      <w:ins w:id="895" w:author="loony bin" w:date="2020-11-15T12:26:00Z">
        <w:r w:rsidR="00411DA3">
          <w:t xml:space="preserve"> </w:t>
        </w:r>
      </w:ins>
      <w:ins w:id="896" w:author="- michi -" w:date="2020-11-14T20:09:00Z">
        <w:r w:rsidRPr="00B553CC">
          <w:t>sich</w:t>
        </w:r>
        <w:del w:id="897" w:author="loony bin" w:date="2020-11-15T12:23:00Z">
          <w:r w:rsidRPr="00B553CC">
            <w:delText xml:space="preserve"> </w:delText>
          </w:r>
        </w:del>
      </w:ins>
      <w:ins w:id="898" w:author="loony bin" w:date="2020-11-15T12:26:00Z">
        <w:r w:rsidR="00411DA3">
          <w:t xml:space="preserve"> </w:t>
        </w:r>
      </w:ins>
      <w:ins w:id="899" w:author="- michi -" w:date="2020-11-14T20:09:00Z">
        <w:r w:rsidRPr="00B553CC">
          <w:t>die</w:t>
        </w:r>
        <w:del w:id="900" w:author="loony bin" w:date="2020-11-15T12:23:00Z">
          <w:r w:rsidRPr="00B553CC">
            <w:delText xml:space="preserve"> </w:delText>
          </w:r>
        </w:del>
      </w:ins>
      <w:ins w:id="901" w:author="loony bin" w:date="2020-11-15T12:26:00Z">
        <w:r w:rsidR="00411DA3">
          <w:t xml:space="preserve"> </w:t>
        </w:r>
      </w:ins>
      <w:ins w:id="902" w:author="- michi -" w:date="2020-11-14T20:09:00Z">
        <w:r w:rsidRPr="00B553CC">
          <w:t>Entwicklung</w:t>
        </w:r>
        <w:del w:id="903" w:author="loony bin" w:date="2020-11-15T12:23:00Z">
          <w:r w:rsidRPr="00B553CC">
            <w:delText xml:space="preserve"> </w:delText>
          </w:r>
        </w:del>
      </w:ins>
      <w:ins w:id="904" w:author="loony bin" w:date="2020-11-15T12:26:00Z">
        <w:r w:rsidR="00411DA3">
          <w:t xml:space="preserve"> </w:t>
        </w:r>
      </w:ins>
      <w:ins w:id="905" w:author="- michi -" w:date="2020-11-14T20:09:00Z">
        <w:r w:rsidRPr="00B553CC">
          <w:t>einer</w:t>
        </w:r>
        <w:del w:id="906" w:author="loony bin" w:date="2020-11-15T12:23:00Z">
          <w:r w:rsidRPr="00B553CC">
            <w:delText xml:space="preserve"> </w:delText>
          </w:r>
        </w:del>
      </w:ins>
      <w:ins w:id="907" w:author="loony bin" w:date="2020-11-15T12:26:00Z">
        <w:r w:rsidR="00411DA3">
          <w:t xml:space="preserve"> </w:t>
        </w:r>
      </w:ins>
      <w:ins w:id="908" w:author="- michi -" w:date="2020-11-14T20:09:00Z">
        <w:r w:rsidRPr="00B553CC">
          <w:t>Applikation</w:t>
        </w:r>
        <w:del w:id="909" w:author="loony bin" w:date="2020-11-15T12:23:00Z">
          <w:r w:rsidRPr="00B553CC">
            <w:delText xml:space="preserve"> </w:delText>
          </w:r>
        </w:del>
      </w:ins>
      <w:ins w:id="910" w:author="loony bin" w:date="2020-11-15T12:26:00Z">
        <w:r w:rsidR="00411DA3">
          <w:t xml:space="preserve"> </w:t>
        </w:r>
      </w:ins>
      <w:ins w:id="911" w:author="- michi -" w:date="2020-11-14T20:09:00Z">
        <w:r w:rsidRPr="00B553CC">
          <w:t>nicht</w:t>
        </w:r>
        <w:del w:id="912" w:author="loony bin" w:date="2020-11-15T12:23:00Z">
          <w:r w:rsidRPr="00B553CC">
            <w:delText xml:space="preserve"> </w:delText>
          </w:r>
        </w:del>
      </w:ins>
      <w:ins w:id="913" w:author="loony bin" w:date="2020-11-15T12:26:00Z">
        <w:r w:rsidR="00411DA3">
          <w:t xml:space="preserve"> </w:t>
        </w:r>
      </w:ins>
      <w:ins w:id="914" w:author="- michi -" w:date="2020-11-14T20:09:00Z">
        <w:r w:rsidRPr="00B553CC">
          <w:t>lohnt.</w:t>
        </w:r>
      </w:ins>
    </w:p>
    <w:p w14:paraId="769B9272" w14:textId="77777777" w:rsidR="00B553CC" w:rsidRPr="00B553CC" w:rsidRDefault="00B553CC">
      <w:pPr>
        <w:rPr>
          <w:ins w:id="915" w:author="- michi -" w:date="2020-11-14T20:09:00Z"/>
        </w:rPr>
      </w:pPr>
    </w:p>
    <w:p w14:paraId="665969EA" w14:textId="5520A151" w:rsidR="0078462C" w:rsidRPr="00595500" w:rsidRDefault="0078462C">
      <w:pPr>
        <w:pStyle w:val="Heading1"/>
        <w:pPrChange w:id="916" w:author="- michi -" w:date="2020-11-14T21:10:00Z">
          <w:pPr/>
        </w:pPrChange>
      </w:pPr>
      <w:bookmarkStart w:id="917" w:name="_Toc56280982"/>
      <w:r w:rsidRPr="00595500">
        <w:t>ADO.NET</w:t>
      </w:r>
      <w:del w:id="918" w:author="loony bin" w:date="2020-11-15T12:23:00Z">
        <w:r w:rsidRPr="00595500">
          <w:delText xml:space="preserve"> </w:delText>
        </w:r>
      </w:del>
      <w:ins w:id="919" w:author="loony bin" w:date="2020-11-15T12:26:00Z">
        <w:r w:rsidR="00411DA3">
          <w:t xml:space="preserve"> </w:t>
        </w:r>
      </w:ins>
      <w:proofErr w:type="spellStart"/>
      <w:r w:rsidRPr="00595500">
        <w:t>Grundlagen</w:t>
      </w:r>
      <w:bookmarkEnd w:id="917"/>
      <w:proofErr w:type="spellEnd"/>
    </w:p>
    <w:p w14:paraId="031B1869" w14:textId="77777777" w:rsidR="00F87FC4" w:rsidRPr="001E5F55" w:rsidRDefault="00F87FC4">
      <w:pPr>
        <w:rPr>
          <w:shd w:val="clear" w:color="auto" w:fill="FFFFFF"/>
          <w:lang w:eastAsia="de-DE"/>
        </w:rPr>
        <w:pPrChange w:id="920" w:author="- michi -" w:date="2020-11-14T21:10:00Z">
          <w:pPr>
            <w:pStyle w:val="Heading1"/>
          </w:pPr>
        </w:pPrChange>
      </w:pPr>
    </w:p>
    <w:p w14:paraId="0F412907" w14:textId="62075F12" w:rsidR="0078462C" w:rsidRPr="00B553CC" w:rsidRDefault="00C13857">
      <w:pPr>
        <w:rPr>
          <w:ins w:id="921" w:author="- michi -" w:date="2020-11-14T20:11:00Z"/>
          <w:shd w:val="clear" w:color="auto" w:fill="FFFFFF"/>
          <w:lang w:eastAsia="de-DE"/>
        </w:rPr>
      </w:pPr>
      <w:ins w:id="922" w:author="loony bin" w:date="2020-11-15T12:5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5" behindDoc="0" locked="0" layoutInCell="1" allowOverlap="1" wp14:anchorId="3E26A24C" wp14:editId="522FB755">
                  <wp:simplePos x="0" y="0"/>
                  <wp:positionH relativeFrom="column">
                    <wp:posOffset>624840</wp:posOffset>
                  </wp:positionH>
                  <wp:positionV relativeFrom="paragraph">
                    <wp:posOffset>3775075</wp:posOffset>
                  </wp:positionV>
                  <wp:extent cx="4607560" cy="635"/>
                  <wp:effectExtent l="0" t="0" r="0" b="0"/>
                  <wp:wrapTopAndBottom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60756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17F56B" w14:textId="0541BAFF" w:rsidR="00C13857" w:rsidRPr="00C469FD" w:rsidRDefault="00C13857">
                              <w:pPr>
                                <w:pStyle w:val="Caption"/>
                                <w:rPr>
                                  <w:noProof/>
                                  <w:lang w:eastAsia="de-DE"/>
                                </w:rPr>
                                <w:pPrChange w:id="923" w:author="loony bin" w:date="2020-11-15T12:58:00Z">
                                  <w:pPr/>
                                </w:pPrChange>
                              </w:pPr>
                              <w:bookmarkStart w:id="924" w:name="_Toc56337594"/>
                              <w:ins w:id="925" w:author="loony bin" w:date="2020-11-15T12:58:00Z">
                                <w:r>
                                  <w:t xml:space="preserve">Abbildung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Abbildung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926" w:author="loony bin" w:date="2020-11-15T12:58:00Z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t>: Grundlagen ADO.NET</w:t>
                                </w:r>
                              </w:ins>
                              <w:bookmarkEnd w:id="9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E26A24C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6" type="#_x0000_t202" style="position:absolute;left:0;text-align:left;margin-left:49.2pt;margin-top:297.25pt;width:362.8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" stroked="f">
                  <v:textbox style="mso-fit-shape-to-text:t" inset="0,0,0,0">
                    <w:txbxContent>
                      <w:p w14:paraId="5217F56B" w14:textId="0541BAFF" w:rsidR="00C13857" w:rsidRPr="00C469FD" w:rsidRDefault="00C13857">
                        <w:pPr>
                          <w:pStyle w:val="Caption"/>
                          <w:rPr>
                            <w:noProof/>
                            <w:lang w:eastAsia="de-DE"/>
                          </w:rPr>
                          <w:pPrChange w:id="927" w:author="loony bin" w:date="2020-11-15T12:58:00Z">
                            <w:pPr/>
                          </w:pPrChange>
                        </w:pPr>
                        <w:bookmarkStart w:id="928" w:name="_Toc56337594"/>
                        <w:ins w:id="929" w:author="loony bin" w:date="2020-11-15T12:58:00Z">
                          <w:r>
                            <w:t xml:space="preserve">Abbildung </w:t>
                          </w:r>
                          <w:r>
                            <w:fldChar w:fldCharType="begin"/>
                          </w:r>
                          <w:r>
                            <w:instrText xml:space="preserve"> SEQ Abbildung \* ARABIC </w:instrText>
                          </w:r>
                        </w:ins>
                        <w:r>
                          <w:fldChar w:fldCharType="separate"/>
                        </w:r>
                        <w:ins w:id="930" w:author="loony bin" w:date="2020-11-15T12:58:00Z"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>: Grundlagen ADO.NET</w:t>
                          </w:r>
                        </w:ins>
                        <w:bookmarkEnd w:id="928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ins w:id="931" w:author="- michi -" w:date="2020-11-14T20:11:00Z">
        <w:r w:rsidR="00952FB6" w:rsidRPr="00B553CC">
          <w:rPr>
            <w:noProof/>
            <w:lang w:eastAsia="de-DE"/>
            <w:rPrChange w:id="932" w:author="- michi -" w:date="2020-11-14T20:36:00Z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  <w:lang w:eastAsia="de-DE"/>
              </w:rPr>
            </w:rPrChange>
          </w:rPr>
          <w:drawing>
            <wp:anchor distT="0" distB="0" distL="114300" distR="114300" simplePos="0" relativeHeight="251658242" behindDoc="0" locked="0" layoutInCell="1" allowOverlap="1" wp14:anchorId="1C78FE20" wp14:editId="7F0B71C1">
              <wp:simplePos x="0" y="0"/>
              <wp:positionH relativeFrom="column">
                <wp:posOffset>624840</wp:posOffset>
              </wp:positionH>
              <wp:positionV relativeFrom="paragraph">
                <wp:posOffset>798830</wp:posOffset>
              </wp:positionV>
              <wp:extent cx="4608000" cy="2919600"/>
              <wp:effectExtent l="12700" t="12700" r="15240" b="14605"/>
              <wp:wrapTopAndBottom/>
              <wp:docPr id="1" name="Grafik 14" descr="Datentools für .NET - Visual Studio | Microsoft Doc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atentools für .NET - Visual Studio | Microsoft Docs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802" t="-1276" r="-627" b="-1110"/>
                      <a:stretch/>
                    </pic:blipFill>
                    <pic:spPr bwMode="auto">
                      <a:xfrm>
                        <a:off x="0" y="0"/>
                        <a:ext cx="4608000" cy="2919600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rgbClr val="4F81BD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  <a:extLst>
                          <a:ext uri="{C807C97D-BFC1-408E-A445-0C87EB9F89A2}">
                            <ask:lineSketchStyleProps xmlns:ask="http://schemas.microsoft.com/office/drawing/2018/sketchyshapes" sd="0"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/>
                              </a:custGeom>
                              <ask:type/>
                            </ask:lineSketchStyleProps>
                          </a:ext>
                        </a:extLst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78462C" w:rsidRPr="00B553CC">
        <w:rPr>
          <w:shd w:val="clear" w:color="auto" w:fill="FFFFFF"/>
          <w:lang w:eastAsia="de-DE"/>
        </w:rPr>
        <w:t>ADO.NET</w:t>
      </w:r>
      <w:del w:id="93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3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ist</w:t>
      </w:r>
      <w:del w:id="93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3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ein</w:t>
      </w:r>
      <w:del w:id="93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3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Teil</w:t>
      </w:r>
      <w:del w:id="93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4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der</w:t>
      </w:r>
      <w:del w:id="94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4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von</w:t>
      </w:r>
      <w:del w:id="94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4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Microsoft</w:t>
      </w:r>
      <w:del w:id="94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4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entwickelten</w:t>
      </w:r>
      <w:del w:id="94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4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.NET-Plattform.</w:t>
      </w:r>
      <w:del w:id="94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5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Es</w:t>
      </w:r>
      <w:del w:id="95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5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handelt</w:t>
      </w:r>
      <w:del w:id="95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5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sich</w:t>
      </w:r>
      <w:del w:id="95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5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um</w:t>
      </w:r>
      <w:del w:id="95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5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eine</w:t>
      </w:r>
      <w:del w:id="95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6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Sammlung</w:t>
      </w:r>
      <w:del w:id="96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6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von</w:t>
      </w:r>
      <w:del w:id="96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6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Klassen,</w:t>
      </w:r>
      <w:del w:id="96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6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die</w:t>
      </w:r>
      <w:del w:id="96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6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den</w:t>
      </w:r>
      <w:del w:id="96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7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Zugriff</w:t>
      </w:r>
      <w:del w:id="97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7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auf</w:t>
      </w:r>
      <w:del w:id="97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7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relationale</w:t>
      </w:r>
      <w:del w:id="97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7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Datenbanken</w:t>
      </w:r>
      <w:del w:id="97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7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gewährleisten.</w:t>
      </w:r>
      <w:del w:id="97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8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Von</w:t>
      </w:r>
      <w:del w:id="98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8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lokalen</w:t>
      </w:r>
      <w:del w:id="98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8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Microsoft</w:t>
      </w:r>
      <w:del w:id="98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8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Access</w:t>
      </w:r>
      <w:del w:id="98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8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Datenbanken</w:t>
      </w:r>
      <w:del w:id="98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9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und</w:t>
      </w:r>
      <w:del w:id="99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9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Excel-Spreadsheets</w:t>
      </w:r>
      <w:del w:id="99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9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über</w:t>
      </w:r>
      <w:del w:id="99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9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Microsoft</w:t>
      </w:r>
      <w:del w:id="99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99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SQL</w:t>
      </w:r>
      <w:del w:id="99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0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Server</w:t>
      </w:r>
      <w:del w:id="100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0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bis</w:t>
      </w:r>
      <w:del w:id="100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0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hin</w:t>
      </w:r>
      <w:del w:id="1005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0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zu</w:t>
      </w:r>
      <w:del w:id="1007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0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MySQL</w:t>
      </w:r>
      <w:del w:id="1009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1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und</w:t>
      </w:r>
      <w:del w:id="1011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1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Oracle</w:t>
      </w:r>
      <w:del w:id="1013" w:author="loony bin" w:date="2020-11-15T12:23:00Z">
        <w:r w:rsidR="0078462C" w:rsidRPr="00B553CC">
          <w:rPr>
            <w:shd w:val="clear" w:color="auto" w:fill="FFFFFF"/>
            <w:lang w:eastAsia="de-DE"/>
          </w:rPr>
          <w:delText xml:space="preserve"> </w:delText>
        </w:r>
      </w:del>
      <w:ins w:id="101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="0078462C" w:rsidRPr="00B553CC">
        <w:rPr>
          <w:shd w:val="clear" w:color="auto" w:fill="FFFFFF"/>
          <w:lang w:eastAsia="de-DE"/>
        </w:rPr>
        <w:t>Datenbanken.</w:t>
      </w:r>
    </w:p>
    <w:p w14:paraId="562EF81E" w14:textId="77777777" w:rsidR="006B3401" w:rsidRPr="00B553CC" w:rsidDel="00952FB6" w:rsidRDefault="006B3401">
      <w:pPr>
        <w:rPr>
          <w:ins w:id="1015" w:author="- michi -" w:date="2020-11-14T19:36:00Z"/>
          <w:del w:id="1016" w:author="joël iselin" w:date="2020-11-15T10:47:00Z"/>
          <w:shd w:val="clear" w:color="auto" w:fill="FFFFFF"/>
          <w:lang w:eastAsia="de-DE"/>
        </w:rPr>
      </w:pPr>
    </w:p>
    <w:p w14:paraId="57D30080" w14:textId="0FAED1A7" w:rsidR="00D54419" w:rsidRPr="00B553CC" w:rsidDel="006B3401" w:rsidRDefault="00D54419">
      <w:pPr>
        <w:rPr>
          <w:del w:id="1017" w:author="- michi -" w:date="2020-11-14T20:11:00Z"/>
          <w:shd w:val="clear" w:color="auto" w:fill="FFFFFF"/>
          <w:lang w:eastAsia="de-DE"/>
        </w:rPr>
      </w:pPr>
    </w:p>
    <w:p w14:paraId="66F9EC3D" w14:textId="77777777" w:rsidR="006B3401" w:rsidRPr="00B553CC" w:rsidDel="00952FB6" w:rsidRDefault="006B3401">
      <w:pPr>
        <w:rPr>
          <w:ins w:id="1018" w:author="- michi -" w:date="2020-11-14T20:11:00Z"/>
          <w:del w:id="1019" w:author="joël iselin" w:date="2020-11-15T10:47:00Z"/>
          <w:shd w:val="clear" w:color="auto" w:fill="FFFFFF"/>
          <w:lang w:eastAsia="de-DE"/>
        </w:rPr>
      </w:pPr>
    </w:p>
    <w:p w14:paraId="51CF9E0D" w14:textId="77777777" w:rsidR="0078462C" w:rsidRPr="00B553CC" w:rsidRDefault="0078462C">
      <w:pPr>
        <w:ind w:left="0"/>
        <w:rPr>
          <w:lang w:eastAsia="de-DE"/>
        </w:rPr>
        <w:pPrChange w:id="1020" w:author="joël iselin" w:date="2020-11-15T10:47:00Z">
          <w:pPr/>
        </w:pPrChange>
      </w:pPr>
    </w:p>
    <w:p w14:paraId="4FD373AD" w14:textId="379472D6" w:rsidR="00F044D3" w:rsidRPr="00B553CC" w:rsidRDefault="0078462C">
      <w:r w:rsidRPr="00B553CC">
        <w:rPr>
          <w:shd w:val="clear" w:color="auto" w:fill="FFFFFF"/>
          <w:lang w:eastAsia="de-DE"/>
        </w:rPr>
        <w:lastRenderedPageBreak/>
        <w:t>Da</w:t>
      </w:r>
      <w:del w:id="1021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2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del w:id="1023" w:author="loony bin" w:date="2020-11-15T10:43:00Z">
        <w:r w:rsidR="00E906BD" w:rsidRPr="00B553CC">
          <w:rPr>
            <w:shd w:val="clear" w:color="auto" w:fill="FFFFFF"/>
            <w:lang w:eastAsia="de-DE"/>
          </w:rPr>
          <w:delText>PowerShell</w:delText>
        </w:r>
      </w:del>
      <w:proofErr w:type="spellStart"/>
      <w:ins w:id="1024" w:author="loony bin" w:date="2020-11-15T10:43:00Z">
        <w:r w:rsidR="00F74F63">
          <w:rPr>
            <w:shd w:val="clear" w:color="auto" w:fill="FFFFFF"/>
            <w:lang w:eastAsia="de-DE"/>
          </w:rPr>
          <w:t>Powershell</w:t>
        </w:r>
      </w:ins>
      <w:proofErr w:type="spellEnd"/>
      <w:del w:id="1025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2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den</w:t>
      </w:r>
      <w:del w:id="1027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2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Zugriff</w:t>
      </w:r>
      <w:del w:id="1029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3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auf</w:t>
      </w:r>
      <w:del w:id="1031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3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.NET-Klassen</w:t>
      </w:r>
      <w:del w:id="1033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3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ermöglicht,</w:t>
      </w:r>
      <w:del w:id="1035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36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kann</w:t>
      </w:r>
      <w:del w:id="1037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3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ADO.NET</w:t>
      </w:r>
      <w:del w:id="1039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4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auch</w:t>
      </w:r>
      <w:del w:id="1041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42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über</w:t>
      </w:r>
      <w:del w:id="1043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44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del w:id="1045" w:author="loony bin" w:date="2020-11-15T10:43:00Z">
        <w:r w:rsidR="00E906BD" w:rsidRPr="00B553CC">
          <w:rPr>
            <w:shd w:val="clear" w:color="auto" w:fill="FFFFFF"/>
            <w:lang w:eastAsia="de-DE"/>
          </w:rPr>
          <w:delText>PowerShell</w:delText>
        </w:r>
      </w:del>
      <w:proofErr w:type="spellStart"/>
      <w:ins w:id="1046" w:author="loony bin" w:date="2020-11-15T10:43:00Z">
        <w:r w:rsidR="00F74F63">
          <w:rPr>
            <w:shd w:val="clear" w:color="auto" w:fill="FFFFFF"/>
            <w:lang w:eastAsia="de-DE"/>
          </w:rPr>
          <w:t>Powershell</w:t>
        </w:r>
      </w:ins>
      <w:proofErr w:type="spellEnd"/>
      <w:del w:id="1047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48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angesprochen</w:t>
      </w:r>
      <w:del w:id="1049" w:author="loony bin" w:date="2020-11-15T12:23:00Z">
        <w:r w:rsidRPr="00B553CC">
          <w:rPr>
            <w:shd w:val="clear" w:color="auto" w:fill="FFFFFF"/>
            <w:lang w:eastAsia="de-DE"/>
          </w:rPr>
          <w:delText xml:space="preserve"> </w:delText>
        </w:r>
      </w:del>
      <w:ins w:id="1050" w:author="loony bin" w:date="2020-11-15T12:26:00Z">
        <w:r w:rsidR="00411DA3">
          <w:rPr>
            <w:shd w:val="clear" w:color="auto" w:fill="FFFFFF"/>
            <w:lang w:eastAsia="de-DE"/>
          </w:rPr>
          <w:t xml:space="preserve"> </w:t>
        </w:r>
      </w:ins>
      <w:r w:rsidRPr="00B553CC">
        <w:rPr>
          <w:shd w:val="clear" w:color="auto" w:fill="FFFFFF"/>
          <w:lang w:eastAsia="de-DE"/>
        </w:rPr>
        <w:t>werden.</w:t>
      </w:r>
      <w:del w:id="1051" w:author="loony bin" w:date="2020-11-15T12:23:00Z">
        <w:r w:rsidRPr="00B553CC">
          <w:delText xml:space="preserve"> </w:delText>
        </w:r>
      </w:del>
      <w:ins w:id="1052" w:author="loony bin" w:date="2020-11-15T12:26:00Z">
        <w:r w:rsidR="00411DA3">
          <w:t xml:space="preserve"> </w:t>
        </w:r>
      </w:ins>
    </w:p>
    <w:p w14:paraId="502E635E" w14:textId="74FCBBBA" w:rsidR="00F044D3" w:rsidRPr="00B553CC" w:rsidDel="000F7908" w:rsidRDefault="00F044D3">
      <w:pPr>
        <w:rPr>
          <w:del w:id="1053" w:author="- michi -" w:date="2020-11-14T20:05:00Z"/>
        </w:rPr>
      </w:pPr>
    </w:p>
    <w:p w14:paraId="24EF2E84" w14:textId="40B7CB59" w:rsidR="0078462C" w:rsidRPr="00B553CC" w:rsidDel="00AA76C8" w:rsidRDefault="00F044D3">
      <w:pPr>
        <w:rPr>
          <w:del w:id="1054" w:author="- michi -" w:date="2020-11-14T19:39:00Z"/>
          <w:rPrChange w:id="1055" w:author="- michi -" w:date="2020-11-14T20:36:00Z">
            <w:rPr>
              <w:del w:id="1056" w:author="- michi -" w:date="2020-11-14T19:39:00Z"/>
              <w:lang w:eastAsia="de-DE"/>
            </w:rPr>
          </w:rPrChange>
        </w:rPr>
      </w:pPr>
      <w:del w:id="1057" w:author="- michi -" w:date="2020-11-14T19:39:00Z">
        <w:r w:rsidRPr="00B553CC" w:rsidDel="00AA76C8">
          <w:rPr>
            <w:rPrChange w:id="1058" w:author="- michi -" w:date="2020-11-14T20:36:00Z">
              <w:rPr>
                <w:highlight w:val="yellow"/>
              </w:rPr>
            </w:rPrChange>
          </w:rPr>
          <w:delText>Möglichkeiten mit Powershell</w:delText>
        </w:r>
        <w:r w:rsidR="0078462C" w:rsidRPr="00B553CC" w:rsidDel="00AA76C8">
          <w:rPr>
            <w:rPrChange w:id="1059" w:author="- michi -" w:date="2020-11-14T20:36:00Z">
              <w:rPr>
                <w:lang w:eastAsia="de-DE"/>
              </w:rPr>
            </w:rPrChange>
          </w:rPr>
          <w:fldChar w:fldCharType="begin"/>
        </w:r>
        <w:r w:rsidR="0078462C" w:rsidRPr="00B553CC" w:rsidDel="00AA76C8">
          <w:rPr>
            <w:rPrChange w:id="1060" w:author="- michi -" w:date="2020-11-14T20:36:00Z">
              <w:rPr>
                <w:lang w:eastAsia="de-DE"/>
              </w:rPr>
            </w:rPrChange>
          </w:rPr>
          <w:delInstrText xml:space="preserve"> INCLUDEPICTURE "https://docs.microsoft.com/de-de/visualstudio/data-tools/media/raddata-ado-net-architecture-diagram.png?view=vs-2019" \* MERGEFORMATINET </w:delInstrText>
        </w:r>
        <w:r w:rsidR="0078462C" w:rsidRPr="00B553CC" w:rsidDel="00AA76C8">
          <w:rPr>
            <w:rPrChange w:id="1061" w:author="- michi -" w:date="2020-11-14T20:36:00Z">
              <w:rPr>
                <w:lang w:eastAsia="de-DE"/>
              </w:rPr>
            </w:rPrChange>
          </w:rPr>
          <w:fldChar w:fldCharType="end"/>
        </w:r>
      </w:del>
    </w:p>
    <w:p w14:paraId="190880EB" w14:textId="6D0631C0" w:rsidR="00AA76C8" w:rsidRPr="00B553CC" w:rsidDel="008D771A" w:rsidRDefault="00A94908">
      <w:pPr>
        <w:rPr>
          <w:del w:id="1062" w:author="- michi -" w:date="2020-11-14T19:40:00Z"/>
          <w:shd w:val="clear" w:color="auto" w:fill="FFFFFF"/>
          <w:lang w:eastAsia="de-DE"/>
        </w:rPr>
      </w:pPr>
      <w:del w:id="1063" w:author="- michi -" w:date="2020-11-14T19:39:00Z">
        <w:r w:rsidRPr="00B553CC" w:rsidDel="00AA76C8">
          <w:rPr>
            <w:noProof/>
            <w:rPrChange w:id="1064" w:author="- michi -" w:date="2020-11-14T20:36:00Z">
              <w:rPr>
                <w:noProof/>
                <w:highlight w:val="yellow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26AF5EDD" wp14:editId="4E5AF5C3">
                  <wp:simplePos x="0" y="0"/>
                  <wp:positionH relativeFrom="column">
                    <wp:posOffset>603885</wp:posOffset>
                  </wp:positionH>
                  <wp:positionV relativeFrom="paragraph">
                    <wp:posOffset>3183255</wp:posOffset>
                  </wp:positionV>
                  <wp:extent cx="4543425" cy="635"/>
                  <wp:effectExtent l="0" t="0" r="0" b="0"/>
                  <wp:wrapTopAndBottom/>
                  <wp:docPr id="21" name="Text Box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54342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C760D0" w14:textId="57797013" w:rsidR="0065658D" w:rsidRPr="00D52CAA" w:rsidRDefault="00A94908" w:rsidP="00110066">
                              <w:pPr>
                                <w:pStyle w:val="Caption"/>
                              </w:pPr>
                              <w:bookmarkStart w:id="1065" w:name="_Toc56337595"/>
                              <w:r>
                                <w:t xml:space="preserve">Abbildung </w:t>
                              </w:r>
                              <w:r w:rsidR="00296181">
                                <w:fldChar w:fldCharType="begin"/>
                              </w:r>
                              <w:r w:rsidR="00296181">
                                <w:instrText xml:space="preserve"> SEQ Abbildung \* ARABIC </w:instrText>
                              </w:r>
                              <w:r w:rsidR="00296181">
                                <w:fldChar w:fldCharType="separate"/>
                              </w:r>
                              <w:r w:rsidR="00E965F1">
                                <w:rPr>
                                  <w:noProof/>
                                </w:rPr>
                                <w:t>2</w:t>
                              </w:r>
                              <w:r w:rsidR="00296181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.NET </w:t>
                              </w:r>
                              <w:r w:rsidR="00FA7089">
                                <w:t>Übersicht</w:t>
                              </w:r>
                              <w:r w:rsidR="00121E3D">
                                <w:t xml:space="preserve"> / </w:t>
                              </w:r>
                              <w:r w:rsidR="00FA7089">
                                <w:t xml:space="preserve">Quelle: </w:t>
                              </w:r>
                              <w:r w:rsidR="00121E3D">
                                <w:t>www</w:t>
                              </w:r>
                              <w:r w:rsidR="0065658D" w:rsidRPr="0065658D">
                                <w:t>.microsoft.com</w:t>
                              </w:r>
                              <w:bookmarkEnd w:id="106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6AF5EDD" id="Text Box 21" o:spid="_x0000_s1027" type="#_x0000_t202" style="position:absolute;left:0;text-align:left;margin-left:47.55pt;margin-top:250.65pt;width:357.7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" stroked="f">
                  <v:textbox style="mso-fit-shape-to-text:t" inset="0,0,0,0">
                    <w:txbxContent>
                      <w:p w14:paraId="47C760D0" w14:textId="57797013" w:rsidR="0065658D" w:rsidRPr="00D52CAA" w:rsidRDefault="00A94908" w:rsidP="00110066">
                        <w:pPr>
                          <w:pStyle w:val="Caption"/>
                        </w:pPr>
                        <w:bookmarkStart w:id="1066" w:name="_Toc56337595"/>
                        <w:r>
                          <w:t xml:space="preserve">Abbildung </w:t>
                        </w:r>
                        <w:r w:rsidR="00296181">
                          <w:fldChar w:fldCharType="begin"/>
                        </w:r>
                        <w:r w:rsidR="00296181">
                          <w:instrText xml:space="preserve"> SEQ Abbildung \* ARABIC </w:instrText>
                        </w:r>
                        <w:r w:rsidR="00296181">
                          <w:fldChar w:fldCharType="separate"/>
                        </w:r>
                        <w:r w:rsidR="00E965F1">
                          <w:rPr>
                            <w:noProof/>
                          </w:rPr>
                          <w:t>2</w:t>
                        </w:r>
                        <w:r w:rsidR="0029618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.NET </w:t>
                        </w:r>
                        <w:r w:rsidR="00FA7089">
                          <w:t>Übersicht</w:t>
                        </w:r>
                        <w:r w:rsidR="00121E3D">
                          <w:t xml:space="preserve"> / </w:t>
                        </w:r>
                        <w:r w:rsidR="00FA7089">
                          <w:t xml:space="preserve">Quelle: </w:t>
                        </w:r>
                        <w:r w:rsidR="00121E3D">
                          <w:t>www</w:t>
                        </w:r>
                        <w:r w:rsidR="0065658D" w:rsidRPr="0065658D">
                          <w:t>.microsoft.com</w:t>
                        </w:r>
                        <w:bookmarkEnd w:id="1066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del>
      <w:del w:id="1067" w:author="- michi -" w:date="2020-11-14T19:36:00Z">
        <w:r w:rsidR="0078462C" w:rsidRPr="00B553CC" w:rsidDel="00D54419">
          <w:rPr>
            <w:noProof/>
            <w:rPrChange w:id="1068" w:author="- michi -" w:date="2020-11-14T20:36:00Z">
              <w:rPr>
                <w:noProof/>
                <w:highlight w:val="yellow"/>
                <w:lang w:eastAsia="de-DE"/>
              </w:rPr>
            </w:rPrChange>
          </w:rPr>
          <w:drawing>
            <wp:anchor distT="0" distB="0" distL="114300" distR="114300" simplePos="0" relativeHeight="251658240" behindDoc="0" locked="0" layoutInCell="1" allowOverlap="1" wp14:anchorId="4FB07F23" wp14:editId="01E30A73">
              <wp:simplePos x="0" y="0"/>
              <wp:positionH relativeFrom="column">
                <wp:posOffset>603885</wp:posOffset>
              </wp:positionH>
              <wp:positionV relativeFrom="paragraph">
                <wp:posOffset>273050</wp:posOffset>
              </wp:positionV>
              <wp:extent cx="4543425" cy="2853055"/>
              <wp:effectExtent l="0" t="0" r="3175" b="4445"/>
              <wp:wrapTopAndBottom/>
              <wp:docPr id="18" name="Grafik 14" descr="Datentools für .NET - Visual Studio | Microsoft Doc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atentools für .NET - Visual Studio | Microsoft Docs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43425" cy="2853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del w:id="1069" w:author="- michi -" w:date="2020-11-14T19:39:00Z">
        <w:r w:rsidR="007435AB" w:rsidRPr="00B553CC" w:rsidDel="00AA76C8">
          <w:rPr>
            <w:shd w:val="clear" w:color="auto" w:fill="FFFFFF"/>
            <w:rPrChange w:id="1070" w:author="- michi -" w:date="2020-11-14T20:36:00Z">
              <w:rPr>
                <w:color w:val="4D5156"/>
                <w:sz w:val="21"/>
                <w:szCs w:val="21"/>
                <w:highlight w:val="yellow"/>
                <w:shd w:val="clear" w:color="auto" w:fill="FFFFFF"/>
                <w:lang w:eastAsia="de-DE"/>
              </w:rPr>
            </w:rPrChange>
          </w:rPr>
          <w:delText>Einsatzbereiche</w:delText>
        </w:r>
      </w:del>
    </w:p>
    <w:p w14:paraId="348D39D7" w14:textId="5AD129F8" w:rsidR="00121E3D" w:rsidRPr="00B553CC" w:rsidRDefault="00121E3D">
      <w:pPr>
        <w:rPr>
          <w:ins w:id="1071" w:author="- michi -" w:date="2020-11-14T19:41:00Z"/>
          <w:del w:id="1072" w:author="loony bin" w:date="2020-11-15T10:45:00Z"/>
          <w:shd w:val="clear" w:color="auto" w:fill="FFFFFF"/>
          <w:lang w:eastAsia="de-DE"/>
        </w:rPr>
      </w:pPr>
      <w:del w:id="1073" w:author="- michi -" w:date="2020-11-14T19:40:00Z">
        <w:r w:rsidRPr="00B553CC" w:rsidDel="008D771A">
          <w:rPr>
            <w:shd w:val="clear" w:color="auto" w:fill="FFFFFF"/>
            <w:lang w:eastAsia="de-DE"/>
          </w:rPr>
          <w:br w:type="page"/>
        </w:r>
      </w:del>
    </w:p>
    <w:p w14:paraId="22294812" w14:textId="2543FC6B" w:rsidR="00185AFA" w:rsidRPr="00094F81" w:rsidRDefault="00185AFA">
      <w:pPr>
        <w:rPr>
          <w:ins w:id="1074" w:author="- michi -" w:date="2020-11-14T19:41:00Z"/>
          <w:del w:id="1075" w:author="loony bin" w:date="2020-11-15T10:45:00Z"/>
          <w:lang w:eastAsia="de-CH"/>
          <w:rPrChange w:id="1076" w:author="- michi -" w:date="2020-11-14T20:36:00Z">
            <w:rPr>
              <w:ins w:id="1077" w:author="- michi -" w:date="2020-11-14T19:41:00Z"/>
              <w:del w:id="1078" w:author="loony bin" w:date="2020-11-15T10:45:00Z"/>
            </w:rPr>
          </w:rPrChange>
        </w:rPr>
      </w:pPr>
    </w:p>
    <w:p w14:paraId="14D8BA3E" w14:textId="3C3748DF" w:rsidR="008D771A" w:rsidRPr="00B553CC" w:rsidRDefault="008D771A">
      <w:pPr>
        <w:rPr>
          <w:del w:id="1079" w:author="loony bin" w:date="2020-11-15T10:45:00Z"/>
          <w:shd w:val="clear" w:color="auto" w:fill="FFFFFF"/>
          <w:lang w:eastAsia="de-DE"/>
          <w:rPrChange w:id="1080" w:author="- michi -" w:date="2020-11-14T20:36:00Z">
            <w:rPr>
              <w:del w:id="1081" w:author="loony bin" w:date="2020-11-15T10:45:00Z"/>
              <w:shd w:val="clear" w:color="auto" w:fill="FFFFFF"/>
              <w:lang w:eastAsia="de-DE"/>
            </w:rPr>
          </w:rPrChange>
        </w:rPr>
        <w:pPrChange w:id="1082" w:author="- michi -" w:date="2020-11-14T21:10:00Z">
          <w:pPr>
            <w:pStyle w:val="BodyText"/>
          </w:pPr>
        </w:pPrChange>
      </w:pPr>
    </w:p>
    <w:p w14:paraId="603D675E" w14:textId="4DEFEE82" w:rsidR="0078462C" w:rsidRPr="001E5F55" w:rsidRDefault="007436CC">
      <w:pPr>
        <w:pStyle w:val="Heading1"/>
        <w:pPrChange w:id="1083" w:author="- michi -" w:date="2020-11-14T21:10:00Z">
          <w:pPr/>
        </w:pPrChange>
      </w:pPr>
      <w:bookmarkStart w:id="1084" w:name="_Toc56280983"/>
      <w:r w:rsidRPr="00094F81">
        <w:rPr>
          <w:lang w:val="de-CH"/>
          <w:rPrChange w:id="1085" w:author="- michi -" w:date="2020-11-14T20:36:00Z">
            <w:rPr>
              <w:b/>
              <w:bCs/>
            </w:rPr>
          </w:rPrChange>
        </w:rPr>
        <w:t>Beispiel</w:t>
      </w:r>
      <w:r w:rsidR="00B439C0" w:rsidRPr="00094F81">
        <w:rPr>
          <w:lang w:val="de-CH"/>
          <w:rPrChange w:id="1086" w:author="- michi -" w:date="2020-11-14T20:36:00Z">
            <w:rPr>
              <w:b/>
              <w:bCs/>
            </w:rPr>
          </w:rPrChange>
        </w:rPr>
        <w:t>p</w:t>
      </w:r>
      <w:r w:rsidRPr="00094F81">
        <w:rPr>
          <w:lang w:val="de-CH"/>
          <w:rPrChange w:id="1087" w:author="- michi -" w:date="2020-11-14T20:36:00Z">
            <w:rPr>
              <w:b/>
              <w:bCs/>
            </w:rPr>
          </w:rPrChange>
        </w:rPr>
        <w:t>rojekt</w:t>
      </w:r>
      <w:bookmarkEnd w:id="1084"/>
    </w:p>
    <w:p w14:paraId="1FCA8603" w14:textId="4BEF24D4" w:rsidR="00B439C0" w:rsidRPr="001E5F55" w:rsidRDefault="00B439C0">
      <w:pPr>
        <w:pStyle w:val="Heading2"/>
        <w:pPrChange w:id="1088" w:author="- michi -" w:date="2020-11-14T21:10:00Z">
          <w:pPr>
            <w:pStyle w:val="Heading1"/>
          </w:pPr>
        </w:pPrChange>
      </w:pPr>
      <w:r w:rsidRPr="001E5F55">
        <w:t>Kontext</w:t>
      </w:r>
      <w:del w:id="1089" w:author="loony bin" w:date="2020-11-15T12:23:00Z">
        <w:r w:rsidRPr="001E5F55">
          <w:delText xml:space="preserve"> </w:delText>
        </w:r>
      </w:del>
      <w:ins w:id="1090" w:author="loony bin" w:date="2020-11-15T12:26:00Z">
        <w:del w:id="1091" w:author="joël iselin" w:date="2020-11-15T12:47:00Z">
          <w:r w:rsidR="00411DA3" w:rsidDel="00FD7498">
            <w:delText xml:space="preserve"> </w:delText>
          </w:r>
        </w:del>
      </w:ins>
      <w:ins w:id="1092" w:author="joël iselin" w:date="2020-11-15T12:47:00Z">
        <w:r w:rsidR="00FD7498">
          <w:t>d</w:t>
        </w:r>
      </w:ins>
      <w:del w:id="1093" w:author="joël iselin" w:date="2020-11-15T12:47:00Z">
        <w:r w:rsidRPr="001E5F55" w:rsidDel="00FD7498">
          <w:delText>D</w:delText>
        </w:r>
      </w:del>
      <w:r w:rsidRPr="001E5F55">
        <w:t>iagramm</w:t>
      </w:r>
    </w:p>
    <w:p w14:paraId="59085EA1" w14:textId="71239CB6" w:rsidR="00B439C0" w:rsidDel="00E56C37" w:rsidRDefault="00F872C1">
      <w:pPr>
        <w:ind w:left="0"/>
        <w:rPr>
          <w:ins w:id="1094" w:author="loony bin" w:date="2020-11-15T12:21:00Z"/>
          <w:highlight w:val="cyan"/>
        </w:rPr>
        <w:pPrChange w:id="1095" w:author="loony bin" w:date="2020-11-15T12:36:00Z">
          <w:pPr/>
        </w:pPrChange>
      </w:pPr>
      <w:ins w:id="1096" w:author="loony bin" w:date="2020-11-15T12:20:00Z">
        <w:del w:id="1097" w:author="joël iselin" w:date="2020-11-15T12:23:00Z">
          <w:r w:rsidRPr="00F872C1" w:rsidDel="00C51448">
            <w:rPr>
              <w:noProof/>
              <w:rPrChange w:id="1098" w:author="loony bin" w:date="2020-11-15T12:20:00Z">
                <w:rPr>
                  <w:noProof/>
                  <w:highlight w:val="cyan"/>
                </w:rPr>
              </w:rPrChange>
            </w:rPr>
            <w:drawing>
              <wp:inline distT="0" distB="0" distL="0" distR="0" wp14:anchorId="3A8FF5A1" wp14:editId="5ADDB97A">
                <wp:extent cx="2774950" cy="3220085"/>
                <wp:effectExtent l="0" t="0" r="635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74950" cy="322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236C2F56" w14:textId="77777777" w:rsidR="00C13857" w:rsidRDefault="00C13857">
      <w:pPr>
        <w:keepNext/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1099" w:author="loony bin" w:date="2020-11-15T12:57:00Z"/>
        </w:rPr>
        <w:pPrChange w:id="1100" w:author="loony bin" w:date="2020-11-15T12:57:00Z">
          <w:pPr>
            <w:autoSpaceDE/>
            <w:autoSpaceDN/>
            <w:adjustRightInd/>
            <w:spacing w:after="0" w:line="240" w:lineRule="auto"/>
            <w:ind w:left="0" w:right="0"/>
            <w:contextualSpacing w:val="0"/>
            <w:jc w:val="left"/>
          </w:pPr>
        </w:pPrChange>
      </w:pPr>
      <w:ins w:id="1101" w:author="loony bin" w:date="2020-11-15T12:57:00Z">
        <w:r>
          <w:rPr>
            <w:noProof/>
          </w:rPr>
          <w:drawing>
            <wp:inline distT="0" distB="0" distL="0" distR="0" wp14:anchorId="243254AA" wp14:editId="49A3B0B0">
              <wp:extent cx="6210935" cy="4208780"/>
              <wp:effectExtent l="0" t="0" r="0" b="127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0935" cy="4208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60B70F" w14:textId="4F8D61E7" w:rsidR="00C13857" w:rsidRDefault="00C13857">
      <w:pPr>
        <w:pStyle w:val="Caption"/>
        <w:jc w:val="center"/>
        <w:rPr>
          <w:ins w:id="1102" w:author="loony bin" w:date="2020-11-15T12:57:00Z"/>
        </w:rPr>
        <w:pPrChange w:id="1103" w:author="loony bin" w:date="2020-11-15T12:58:00Z">
          <w:pPr>
            <w:pStyle w:val="Caption"/>
          </w:pPr>
        </w:pPrChange>
      </w:pPr>
      <w:bookmarkStart w:id="1104" w:name="_Toc56337596"/>
      <w:ins w:id="1105" w:author="loony bin" w:date="2020-11-15T12:57:00Z">
        <w:r>
          <w:t xml:space="preserve">Abbildung </w:t>
        </w:r>
        <w:r>
          <w:fldChar w:fldCharType="begin"/>
        </w:r>
        <w:r>
          <w:instrText xml:space="preserve"> SEQ Abbildung \* ARABIC </w:instrText>
        </w:r>
      </w:ins>
      <w:r>
        <w:fldChar w:fldCharType="separate"/>
      </w:r>
      <w:ins w:id="1106" w:author="loony bin" w:date="2020-11-15T12:58:00Z">
        <w:r>
          <w:rPr>
            <w:noProof/>
          </w:rPr>
          <w:t>3</w:t>
        </w:r>
      </w:ins>
      <w:ins w:id="1107" w:author="loony bin" w:date="2020-11-15T12:57:00Z">
        <w:r>
          <w:fldChar w:fldCharType="end"/>
        </w:r>
        <w:r>
          <w:t>: Kontextdiagramm</w:t>
        </w:r>
        <w:bookmarkEnd w:id="1104"/>
      </w:ins>
    </w:p>
    <w:p w14:paraId="7E3FE1D5" w14:textId="39CDB381" w:rsidR="00F872C1" w:rsidRDefault="00F872C1">
      <w:pPr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1108" w:author="loony bin" w:date="2020-11-15T12:21:00Z"/>
          <w:highlight w:val="cyan"/>
        </w:rPr>
      </w:pPr>
      <w:ins w:id="1109" w:author="loony bin" w:date="2020-11-15T12:21:00Z">
        <w:del w:id="1110" w:author="joël iselin" w:date="2020-11-15T12:25:00Z">
          <w:r w:rsidDel="00C51448">
            <w:rPr>
              <w:highlight w:val="cyan"/>
            </w:rPr>
            <w:br w:type="page"/>
          </w:r>
        </w:del>
      </w:ins>
    </w:p>
    <w:p w14:paraId="6B6086E3" w14:textId="77777777" w:rsidR="00C0759B" w:rsidRDefault="00C0759B" w:rsidP="00C0759B">
      <w:pPr>
        <w:rPr>
          <w:del w:id="1111" w:author="- michi -" w:date="2020-11-14T20:14:00Z"/>
          <w:highlight w:val="cyan"/>
        </w:rPr>
      </w:pPr>
    </w:p>
    <w:p w14:paraId="05AC087C" w14:textId="4FA4A66D" w:rsidR="00E56C37" w:rsidRDefault="00E56C37">
      <w:pPr>
        <w:rPr>
          <w:ins w:id="1112" w:author="joël iselin" w:date="2020-11-15T12:10:00Z"/>
          <w:del w:id="1113" w:author="loony bin" w:date="2020-11-15T12:21:00Z"/>
          <w:highlight w:val="cyan"/>
        </w:rPr>
      </w:pPr>
    </w:p>
    <w:p w14:paraId="1DE6A133" w14:textId="187D1FA0" w:rsidR="00E56C37" w:rsidRPr="00A80512" w:rsidRDefault="00E56C37" w:rsidP="00E56C37">
      <w:pPr>
        <w:pStyle w:val="Heading2"/>
        <w:rPr>
          <w:ins w:id="1114" w:author="joël iselin" w:date="2020-11-15T12:11:00Z"/>
        </w:rPr>
      </w:pPr>
      <w:ins w:id="1115" w:author="joël iselin" w:date="2020-11-15T12:11:00Z">
        <w:r>
          <w:t>Datenbankmodell</w:t>
        </w:r>
      </w:ins>
    </w:p>
    <w:p w14:paraId="2D2B9636" w14:textId="76FE91AF" w:rsidR="00B439C0" w:rsidRDefault="00C13857">
      <w:pPr>
        <w:rPr>
          <w:ins w:id="1116" w:author="joël iselin" w:date="2020-11-15T12:23:00Z"/>
          <w:highlight w:val="cyan"/>
        </w:rPr>
      </w:pPr>
      <w:ins w:id="1117" w:author="loony bin" w:date="2020-11-15T12:5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4" behindDoc="0" locked="0" layoutInCell="1" allowOverlap="1" wp14:anchorId="2B22D88E" wp14:editId="72FB57DE">
                  <wp:simplePos x="0" y="0"/>
                  <wp:positionH relativeFrom="column">
                    <wp:posOffset>1032510</wp:posOffset>
                  </wp:positionH>
                  <wp:positionV relativeFrom="paragraph">
                    <wp:posOffset>3441065</wp:posOffset>
                  </wp:positionV>
                  <wp:extent cx="2774950" cy="635"/>
                  <wp:effectExtent l="0" t="0" r="0" b="0"/>
                  <wp:wrapTopAndBottom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7749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8480D3" w14:textId="2D3002E9" w:rsidR="00C13857" w:rsidRPr="003C42EA" w:rsidRDefault="00C13857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118" w:author="loony bin" w:date="2020-11-15T12:58:00Z">
                                  <w:pPr/>
                                </w:pPrChange>
                              </w:pPr>
                              <w:bookmarkStart w:id="1119" w:name="_Toc56337597"/>
                              <w:ins w:id="1120" w:author="loony bin" w:date="2020-11-15T12:58:00Z">
                                <w:r>
                                  <w:t xml:space="preserve">Abbildung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Abbildung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1121" w:author="loony bin" w:date="2020-11-15T12:58:00Z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>
                                  <w:fldChar w:fldCharType="end"/>
                                </w:r>
                                <w:r>
                                  <w:t>: Datenbankmodel</w:t>
                                </w:r>
                                <w:r>
                                  <w:rPr>
                                    <w:noProof/>
                                  </w:rPr>
                                  <w:t>l</w:t>
                                </w:r>
                              </w:ins>
                              <w:bookmarkEnd w:id="11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B22D88E" id="Text Box 8" o:spid="_x0000_s1028" type="#_x0000_t202" style="position:absolute;left:0;text-align:left;margin-left:81.3pt;margin-top:270.95pt;width:218.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QqGLgIAAGQ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" stroked="f">
                  <v:textbox style="mso-fit-shape-to-text:t" inset="0,0,0,0">
                    <w:txbxContent>
                      <w:p w14:paraId="0A8480D3" w14:textId="2D3002E9" w:rsidR="00C13857" w:rsidRPr="003C42EA" w:rsidRDefault="00C13857">
                        <w:pPr>
                          <w:pStyle w:val="Caption"/>
                          <w:rPr>
                            <w:noProof/>
                          </w:rPr>
                          <w:pPrChange w:id="1122" w:author="loony bin" w:date="2020-11-15T12:58:00Z">
                            <w:pPr/>
                          </w:pPrChange>
                        </w:pPr>
                        <w:bookmarkStart w:id="1123" w:name="_Toc56337597"/>
                        <w:ins w:id="1124" w:author="loony bin" w:date="2020-11-15T12:58:00Z">
                          <w:r>
                            <w:t xml:space="preserve">Abbildung </w:t>
                          </w:r>
                          <w:r>
                            <w:fldChar w:fldCharType="begin"/>
                          </w:r>
                          <w:r>
                            <w:instrText xml:space="preserve"> SEQ Abbildung \* ARABIC </w:instrText>
                          </w:r>
                        </w:ins>
                        <w:r>
                          <w:fldChar w:fldCharType="separate"/>
                        </w:r>
                        <w:ins w:id="1125" w:author="loony bin" w:date="2020-11-15T12:58:00Z"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t>: Datenbankmodel</w:t>
                          </w:r>
                          <w:r>
                            <w:rPr>
                              <w:noProof/>
                            </w:rPr>
                            <w:t>l</w:t>
                          </w:r>
                        </w:ins>
                        <w:bookmarkEnd w:id="1123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moveToRangeStart w:id="1126" w:author="joël iselin" w:date="2020-11-15T12:23:00Z" w:name="move56335402"/>
      <w:ins w:id="1127" w:author="joël iselin" w:date="2020-11-15T12:23:00Z">
        <w:r w:rsidR="00C51448" w:rsidRPr="00F872C1">
          <w:rPr>
            <w:noProof/>
            <w:rPrChange w:id="1128" w:author="loony bin" w:date="2020-11-15T12:20:00Z">
              <w:rPr>
                <w:noProof/>
                <w:highlight w:val="cyan"/>
              </w:rPr>
            </w:rPrChange>
          </w:rPr>
          <w:drawing>
            <wp:anchor distT="0" distB="0" distL="114300" distR="114300" simplePos="0" relativeHeight="251658243" behindDoc="0" locked="0" layoutInCell="1" allowOverlap="1" wp14:anchorId="25810CEA" wp14:editId="5DBE7AE3">
              <wp:simplePos x="0" y="0"/>
              <wp:positionH relativeFrom="column">
                <wp:posOffset>1032510</wp:posOffset>
              </wp:positionH>
              <wp:positionV relativeFrom="paragraph">
                <wp:posOffset>163830</wp:posOffset>
              </wp:positionV>
              <wp:extent cx="2774950" cy="3220085"/>
              <wp:effectExtent l="0" t="0" r="6350" b="5715"/>
              <wp:wrapTopAndBottom/>
              <wp:docPr id="4" name="Picture 5" descr="Ein Bild, das Text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5" descr="Ein Bild, das Text enthält.&#10;&#10;Automatisch generierte Beschreibun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74950" cy="3220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moveToRangeEnd w:id="1126"/>
      </w:ins>
    </w:p>
    <w:p w14:paraId="5FC9FEDE" w14:textId="77777777" w:rsidR="001E5F55" w:rsidRDefault="001E5F55">
      <w:pPr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1129" w:author="joël iselin" w:date="2020-11-15T12:31:00Z"/>
          <w:rFonts w:cs="Times New Roman"/>
          <w:b/>
          <w:bCs/>
          <w:sz w:val="24"/>
          <w:szCs w:val="28"/>
          <w:lang w:eastAsia="de-CH"/>
        </w:rPr>
      </w:pPr>
      <w:ins w:id="1130" w:author="joël iselin" w:date="2020-11-15T12:31:00Z">
        <w:r>
          <w:br w:type="page"/>
        </w:r>
      </w:ins>
    </w:p>
    <w:p w14:paraId="6D464C00" w14:textId="7C45C378" w:rsidR="00C51448" w:rsidRPr="00A80512" w:rsidRDefault="00386EEB" w:rsidP="00C51448">
      <w:pPr>
        <w:pStyle w:val="Heading2"/>
        <w:rPr>
          <w:ins w:id="1131" w:author="joël iselin" w:date="2020-11-15T12:23:00Z"/>
        </w:rPr>
      </w:pPr>
      <w:ins w:id="1132" w:author="joël iselin" w:date="2020-11-15T12:39:00Z">
        <w:r>
          <w:lastRenderedPageBreak/>
          <w:t>D</w:t>
        </w:r>
        <w:r w:rsidR="00712C44">
          <w:t>bC</w:t>
        </w:r>
        <w:r>
          <w:t>onnection.ps1</w:t>
        </w:r>
      </w:ins>
    </w:p>
    <w:p w14:paraId="1CDC3F75" w14:textId="3E91FCE3" w:rsidR="00C51448" w:rsidRPr="00B553CC" w:rsidDel="00C51448" w:rsidRDefault="00C51448">
      <w:pPr>
        <w:rPr>
          <w:del w:id="1133" w:author="joël iselin" w:date="2020-11-15T12:23:00Z"/>
          <w:highlight w:val="cyan"/>
        </w:rPr>
      </w:pPr>
    </w:p>
    <w:p w14:paraId="1CCA096E" w14:textId="1D6692E7" w:rsidR="00B439C0" w:rsidRPr="00B553CC" w:rsidDel="00E56C37" w:rsidRDefault="00B439C0">
      <w:pPr>
        <w:rPr>
          <w:del w:id="1134" w:author="joël iselin" w:date="2020-11-15T12:10:00Z"/>
          <w:highlight w:val="cyan"/>
        </w:rPr>
      </w:pPr>
    </w:p>
    <w:p w14:paraId="2EB36FF8" w14:textId="40B02BD4" w:rsidR="0078462C" w:rsidRPr="00B553CC" w:rsidDel="00E56C37" w:rsidRDefault="0078462C">
      <w:pPr>
        <w:rPr>
          <w:del w:id="1135" w:author="joël iselin" w:date="2020-11-15T12:10:00Z"/>
        </w:rPr>
      </w:pPr>
      <w:del w:id="1136" w:author="joël iselin" w:date="2020-11-15T12:10:00Z">
        <w:r w:rsidRPr="00B553CC" w:rsidDel="00E56C37">
          <w:rPr>
            <w:highlight w:val="cyan"/>
          </w:rPr>
          <w:delText>@Roli Text für den DB Zugriff erläutern</w:delText>
        </w:r>
      </w:del>
    </w:p>
    <w:p w14:paraId="43EF73EF" w14:textId="388FBDCC" w:rsidR="00B439C0" w:rsidRPr="00B553CC" w:rsidDel="000B29BB" w:rsidRDefault="00B439C0">
      <w:pPr>
        <w:rPr>
          <w:del w:id="1137" w:author="joël iselin" w:date="2020-11-15T10:49:00Z"/>
        </w:rPr>
      </w:pPr>
    </w:p>
    <w:p w14:paraId="6D29C6DF" w14:textId="77777777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138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139" w:author="loony bin" w:date="2020-11-15T12:27:00Z">
            <w:rPr>
              <w:ins w:id="1140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141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##########################################</w:t>
        </w:r>
      </w:ins>
    </w:p>
    <w:p w14:paraId="76BF4F8C" w14:textId="3BBBD8A5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143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144" w:author="loony bin" w:date="2020-11-15T12:27:00Z">
            <w:rPr>
              <w:ins w:id="1145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146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4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14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4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50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5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Created</w:t>
        </w:r>
      </w:ins>
      <w:ins w:id="115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5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54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5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by</w:t>
        </w:r>
      </w:ins>
      <w:ins w:id="1156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5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58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5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Roland</w:t>
        </w:r>
      </w:ins>
      <w:ins w:id="1160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6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62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6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Jaggi,</w:t>
        </w:r>
      </w:ins>
      <w:ins w:id="116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6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66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6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Joël</w:t>
        </w:r>
      </w:ins>
      <w:ins w:id="116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6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70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7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Iselin,</w:t>
        </w:r>
      </w:ins>
      <w:ins w:id="117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7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74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7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Michael</w:t>
        </w:r>
      </w:ins>
      <w:ins w:id="1176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7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78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7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Wettstein</w:t>
        </w:r>
      </w:ins>
    </w:p>
    <w:p w14:paraId="245B957D" w14:textId="48A348D0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180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181" w:author="loony bin" w:date="2020-11-15T12:27:00Z">
            <w:rPr>
              <w:ins w:id="1182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183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8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18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8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87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8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Description:</w:t>
        </w:r>
      </w:ins>
    </w:p>
    <w:p w14:paraId="688297FA" w14:textId="6A754B7C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18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190" w:author="loony bin" w:date="2020-11-15T12:27:00Z">
            <w:rPr>
              <w:ins w:id="119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192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9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19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9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196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9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Basic</w:t>
        </w:r>
      </w:ins>
      <w:ins w:id="119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19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00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0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database</w:t>
        </w:r>
      </w:ins>
      <w:ins w:id="120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0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04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0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connection</w:t>
        </w:r>
      </w:ins>
      <w:ins w:id="1206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0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08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0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1210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1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12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1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</w:t>
        </w:r>
      </w:ins>
      <w:ins w:id="121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1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16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1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MySQL</w:t>
        </w:r>
      </w:ins>
      <w:ins w:id="121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1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220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2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database</w:t>
        </w:r>
      </w:ins>
    </w:p>
    <w:p w14:paraId="750D3B2B" w14:textId="77777777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22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23" w:author="loony bin" w:date="2020-11-15T12:27:00Z">
            <w:rPr>
              <w:ins w:id="1224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225" w:author="loony bin" w:date="2020-11-15T12:22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2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##########################################</w:t>
        </w:r>
      </w:ins>
    </w:p>
    <w:p w14:paraId="17A3C94C" w14:textId="77777777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27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28" w:author="loony bin" w:date="2020-11-15T12:27:00Z">
            <w:rPr>
              <w:ins w:id="1229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016E3903" w14:textId="0EC302C5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30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31" w:author="loony bin" w:date="2020-11-15T12:27:00Z">
            <w:rPr>
              <w:ins w:id="1232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233" w:author="loony bin" w:date="2020-11-15T12:22:00Z">
        <w:r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1234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function</w:t>
        </w:r>
      </w:ins>
      <w:ins w:id="1235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3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1237" w:author="loony bin" w:date="2020-11-15T12:22:00Z"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23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GetTemperature</w:t>
        </w:r>
      </w:ins>
      <w:proofErr w:type="spellEnd"/>
      <w:ins w:id="1239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4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41" w:author="loony bin" w:date="2020-11-15T12:22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4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</w:p>
    <w:p w14:paraId="7C8DD7BE" w14:textId="28ED3782" w:rsidR="00E34890" w:rsidRPr="009D3441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43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44" w:author="loony bin" w:date="2020-11-15T12:23:00Z">
            <w:rPr>
              <w:ins w:id="1245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24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4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248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4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5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MySQLAdminUserName</w:t>
        </w:r>
      </w:ins>
      <w:proofErr w:type="spellEnd"/>
      <w:ins w:id="125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5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53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5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25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5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57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5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  <w:proofErr w:type="spellStart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5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air_live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6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</w:ins>
    </w:p>
    <w:p w14:paraId="689A81F1" w14:textId="7389FF7C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61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62" w:author="loony bin" w:date="2020-11-15T12:27:00Z">
            <w:rPr>
              <w:ins w:id="1263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26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266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6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68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MySQLAdminPassword</w:t>
        </w:r>
      </w:ins>
      <w:proofErr w:type="spellEnd"/>
      <w:ins w:id="126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7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71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7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27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75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7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  <w:proofErr w:type="spellStart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7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juventus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7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</w:ins>
    </w:p>
    <w:p w14:paraId="0A77F1EA" w14:textId="38293547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7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80" w:author="loony bin" w:date="2020-11-15T12:27:00Z">
            <w:rPr>
              <w:ins w:id="128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28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8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284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8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28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MySQLDatabase</w:t>
        </w:r>
      </w:ins>
      <w:proofErr w:type="spellEnd"/>
      <w:ins w:id="128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8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89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9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29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29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293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9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  <w:proofErr w:type="spellStart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9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air_live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29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</w:ins>
    </w:p>
    <w:p w14:paraId="36885F0C" w14:textId="0E74950B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297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298" w:author="loony bin" w:date="2020-11-15T12:27:00Z">
            <w:rPr>
              <w:ins w:id="1299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30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0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302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0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0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MySQLHost</w:t>
        </w:r>
      </w:ins>
      <w:proofErr w:type="spellEnd"/>
      <w:ins w:id="130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0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07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0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30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1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11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1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'127.0.0.1'</w:t>
        </w:r>
      </w:ins>
    </w:p>
    <w:p w14:paraId="28B31C50" w14:textId="7E0EE19A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313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314" w:author="loony bin" w:date="2020-11-15T12:27:00Z">
            <w:rPr>
              <w:ins w:id="1315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31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1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318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1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2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ConnectionString</w:t>
        </w:r>
      </w:ins>
      <w:proofErr w:type="spellEnd"/>
      <w:ins w:id="132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2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23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2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32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2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27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2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"server="</w:t>
        </w:r>
      </w:ins>
      <w:ins w:id="132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3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31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3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3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3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35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3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3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MySQLHost</w:t>
        </w:r>
      </w:ins>
      <w:proofErr w:type="spellEnd"/>
      <w:ins w:id="133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40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4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4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4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gramStart"/>
      <w:ins w:id="134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4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";port</w:t>
        </w:r>
        <w:proofErr w:type="gram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4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=3306;uid="</w:t>
        </w:r>
      </w:ins>
      <w:ins w:id="134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4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49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5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5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5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53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5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5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MySQLAdminUserName</w:t>
        </w:r>
      </w:ins>
      <w:proofErr w:type="spellEnd"/>
      <w:ins w:id="135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5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58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5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6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6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62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6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";</w:t>
        </w:r>
        <w:proofErr w:type="spellStart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6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pwd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6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</w:t>
        </w:r>
      </w:ins>
      <w:ins w:id="136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68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7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7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72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7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7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MySQLAdminPassword</w:t>
        </w:r>
      </w:ins>
      <w:proofErr w:type="spellEnd"/>
      <w:ins w:id="137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7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77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7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</w:ins>
      <w:ins w:id="137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8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81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38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";database="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8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</w:t>
        </w:r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8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8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MySQLDatabase</w:t>
        </w:r>
        <w:proofErr w:type="spellEnd"/>
      </w:ins>
    </w:p>
    <w:p w14:paraId="7A51F171" w14:textId="1CA216AB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386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387" w:author="loony bin" w:date="2020-11-15T12:27:00Z">
            <w:rPr>
              <w:ins w:id="1388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38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9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391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39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$Query</w:t>
        </w:r>
      </w:ins>
      <w:ins w:id="139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9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95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9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39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39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399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0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"SELECT</w:t>
        </w:r>
      </w:ins>
      <w:ins w:id="140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0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03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0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temperature,</w:t>
        </w:r>
      </w:ins>
      <w:ins w:id="140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0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1407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0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MeasuredDateTime</w:t>
        </w:r>
      </w:ins>
      <w:proofErr w:type="spellEnd"/>
      <w:ins w:id="140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gramStart"/>
      <w:ins w:id="1411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FROM(</w:t>
        </w:r>
        <w:proofErr w:type="gram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SELECT</w:t>
        </w:r>
      </w:ins>
      <w:ins w:id="141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16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temperature,</w:t>
        </w:r>
      </w:ins>
      <w:ins w:id="1418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1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1420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2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MeasuredDateTime</w:t>
        </w:r>
      </w:ins>
      <w:proofErr w:type="spellEnd"/>
      <w:ins w:id="142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2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2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2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FROM</w:t>
        </w:r>
      </w:ins>
      <w:ins w:id="142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2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28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2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temperature</w:t>
        </w:r>
      </w:ins>
      <w:ins w:id="143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3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32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3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ORDER</w:t>
        </w:r>
      </w:ins>
      <w:ins w:id="143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3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36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3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BY</w:t>
        </w:r>
      </w:ins>
      <w:ins w:id="1438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3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1440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4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MeasuredDateTime</w:t>
        </w:r>
      </w:ins>
      <w:proofErr w:type="spellEnd"/>
      <w:ins w:id="144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4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4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4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DESC</w:t>
        </w:r>
      </w:ins>
      <w:ins w:id="144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4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48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4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LIMIT</w:t>
        </w:r>
      </w:ins>
      <w:ins w:id="145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5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52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5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10)</w:t>
        </w:r>
      </w:ins>
      <w:ins w:id="145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5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56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5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AS</w:t>
        </w:r>
      </w:ins>
      <w:ins w:id="1458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5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1460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6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TempAndDate</w:t>
        </w:r>
      </w:ins>
      <w:proofErr w:type="spellEnd"/>
      <w:ins w:id="146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6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6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6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ORDER</w:t>
        </w:r>
      </w:ins>
      <w:ins w:id="146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6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468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6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BY</w:t>
        </w:r>
      </w:ins>
      <w:ins w:id="147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7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1472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7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MeasuredDateTime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47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</w:p>
    <w:p w14:paraId="34A867B9" w14:textId="77777777" w:rsidR="00E34890" w:rsidRPr="00411DA3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475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476" w:author="loony bin" w:date="2020-11-15T12:27:00Z">
            <w:rPr>
              <w:ins w:id="1477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3B9FFECC" w14:textId="5D02B63C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478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479" w:author="loony bin" w:date="2020-11-15T12:27:00Z">
            <w:rPr>
              <w:ins w:id="1480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48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48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483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8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48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8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487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8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Establish</w:t>
        </w:r>
      </w:ins>
      <w:ins w:id="148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9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491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9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connection</w:t>
        </w:r>
      </w:ins>
      <w:ins w:id="149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9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495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9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149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4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499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150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03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database</w:t>
        </w:r>
      </w:ins>
      <w:ins w:id="150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07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and</w:t>
        </w:r>
      </w:ins>
      <w:ins w:id="150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11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return</w:t>
        </w:r>
      </w:ins>
      <w:ins w:id="151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15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values</w:t>
        </w:r>
      </w:ins>
    </w:p>
    <w:p w14:paraId="03FEA2BE" w14:textId="0B084991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17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18" w:author="loony bin" w:date="2020-11-15T12:27:00Z">
            <w:rPr>
              <w:ins w:id="1519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2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2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522" w:author="loony bin" w:date="2020-11-15T12:22:00Z">
        <w:r w:rsidR="00E34890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1523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Try</w:t>
        </w:r>
      </w:ins>
      <w:ins w:id="152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2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526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2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</w:p>
    <w:p w14:paraId="5AB60333" w14:textId="7DBD76B4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28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29" w:author="loony bin" w:date="2020-11-15T12:27:00Z">
            <w:rPr>
              <w:ins w:id="1530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3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3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533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3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53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3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37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3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load</w:t>
        </w:r>
      </w:ins>
      <w:ins w:id="153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4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41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connector</w:t>
        </w:r>
      </w:ins>
    </w:p>
    <w:p w14:paraId="13A5B3DD" w14:textId="76991DBF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43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44" w:author="loony bin" w:date="2020-11-15T12:27:00Z">
            <w:rPr>
              <w:ins w:id="1545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4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4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548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4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[</w:t>
        </w:r>
        <w:r w:rsidR="00E34890"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1550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void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5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][</w:t>
        </w:r>
        <w:proofErr w:type="gramStart"/>
        <w:r w:rsidR="00E34890"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1552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System.Reflection.Assembly</w:t>
        </w:r>
        <w:proofErr w:type="gram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5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]::LoadWithPartialName(</w:t>
        </w:r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55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"MySql.Data"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5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56F1F42F" w14:textId="0FD1C17A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56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57" w:author="loony bin" w:date="2020-11-15T12:27:00Z">
            <w:rPr>
              <w:ins w:id="1558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5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6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561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56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$Connection</w:t>
        </w:r>
      </w:ins>
      <w:ins w:id="156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6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565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6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56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6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569" w:author="loony bin" w:date="2020-11-15T12:22:00Z"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570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New-Object</w:t>
        </w:r>
      </w:ins>
      <w:ins w:id="157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7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1573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MySql.Data.MySqlClient.MySqlConnection</w:t>
        </w:r>
        <w:proofErr w:type="spellEnd"/>
        <w:proofErr w:type="gramEnd"/>
      </w:ins>
    </w:p>
    <w:p w14:paraId="1B31932E" w14:textId="359A8960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75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76" w:author="loony bin" w:date="2020-11-15T12:27:00Z">
            <w:rPr>
              <w:ins w:id="1577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7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7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580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8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58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8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84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8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Establish</w:t>
        </w:r>
      </w:ins>
      <w:ins w:id="158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8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588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58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connection</w:t>
        </w:r>
      </w:ins>
    </w:p>
    <w:p w14:paraId="57E818F6" w14:textId="77E17A75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590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591" w:author="loony bin" w:date="2020-11-15T12:27:00Z">
            <w:rPr>
              <w:ins w:id="1592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59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59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595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59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59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Connection</w:t>
        </w:r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59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.ConnectionString</w:t>
        </w:r>
      </w:ins>
      <w:proofErr w:type="spellEnd"/>
      <w:ins w:id="159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0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01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0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60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0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05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0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0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ConnectionString</w:t>
        </w:r>
        <w:proofErr w:type="spellEnd"/>
      </w:ins>
    </w:p>
    <w:p w14:paraId="7E12799E" w14:textId="673B2F9D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608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609" w:author="loony bin" w:date="2020-11-15T12:27:00Z">
            <w:rPr>
              <w:ins w:id="1610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61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1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613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1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1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Connection</w:t>
        </w:r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616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.Open</w:t>
        </w:r>
        <w:proofErr w:type="spell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1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()</w:t>
        </w:r>
      </w:ins>
    </w:p>
    <w:p w14:paraId="25D0A3F4" w14:textId="02A8E467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618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619" w:author="loony bin" w:date="2020-11-15T12:27:00Z">
            <w:rPr>
              <w:ins w:id="1620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62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2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623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62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627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2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perform</w:t>
        </w:r>
      </w:ins>
      <w:ins w:id="162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3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1631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3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sql</w:t>
        </w:r>
      </w:ins>
      <w:proofErr w:type="spellEnd"/>
      <w:ins w:id="163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3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635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3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query</w:t>
        </w:r>
      </w:ins>
      <w:ins w:id="163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63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</w:p>
    <w:p w14:paraId="502E7D5D" w14:textId="0EAF9CAE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63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640" w:author="loony bin" w:date="2020-11-15T12:27:00Z">
            <w:rPr>
              <w:ins w:id="164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64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4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644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4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$Command</w:t>
        </w:r>
      </w:ins>
      <w:ins w:id="164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4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48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4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65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5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52" w:author="loony bin" w:date="2020-11-15T12:22:00Z"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65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New-Object</w:t>
        </w:r>
      </w:ins>
      <w:ins w:id="165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5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1656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5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MySql.Data.MySqlClient.MySqlCommand</w:t>
        </w:r>
        <w:proofErr w:type="spellEnd"/>
        <w:proofErr w:type="gram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5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5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$Query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6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166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6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63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6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$Connection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228C3BB1" w14:textId="6E83EA26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666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667" w:author="loony bin" w:date="2020-11-15T12:27:00Z">
            <w:rPr>
              <w:ins w:id="1668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66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7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671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7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7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DataAdapter</w:t>
        </w:r>
      </w:ins>
      <w:proofErr w:type="spellEnd"/>
      <w:ins w:id="167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7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76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7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67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7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80" w:author="loony bin" w:date="2020-11-15T12:22:00Z"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681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New-Object</w:t>
        </w:r>
      </w:ins>
      <w:ins w:id="168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8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1684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8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MySql.Data.MySqlClient.MySqlDataAdapter</w:t>
        </w:r>
        <w:proofErr w:type="spellEnd"/>
        <w:proofErr w:type="gram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8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8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$Command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8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78DAC625" w14:textId="713F9374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68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690" w:author="loony bin" w:date="2020-11-15T12:27:00Z">
            <w:rPr>
              <w:ins w:id="169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69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9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694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9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69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DataSet</w:t>
        </w:r>
      </w:ins>
      <w:proofErr w:type="spellEnd"/>
      <w:ins w:id="169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69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699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0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70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0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03" w:author="loony bin" w:date="2020-11-15T12:22:00Z"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704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New-Object</w:t>
        </w:r>
      </w:ins>
      <w:ins w:id="170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0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1707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0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System.Data.DataSet</w:t>
        </w:r>
        <w:proofErr w:type="spellEnd"/>
        <w:proofErr w:type="gramEnd"/>
      </w:ins>
    </w:p>
    <w:p w14:paraId="7BF07944" w14:textId="57AE066F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70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710" w:author="loony bin" w:date="2020-11-15T12:27:00Z">
            <w:rPr>
              <w:ins w:id="171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71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1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714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1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1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RecordCount</w:t>
        </w:r>
      </w:ins>
      <w:proofErr w:type="spellEnd"/>
      <w:ins w:id="171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1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19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2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172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2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23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2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2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dataAdapter</w:t>
        </w:r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726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.Fill</w:t>
        </w:r>
        <w:proofErr w:type="spell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2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28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2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dataSet</w:t>
        </w:r>
        <w:proofErr w:type="spell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3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173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3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33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3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"data"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3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53692169" w14:textId="65454594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736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737" w:author="loony bin" w:date="2020-11-15T12:27:00Z">
            <w:rPr>
              <w:ins w:id="1738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73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4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741" w:author="loony bin" w:date="2020-11-15T12:22:00Z">
        <w:r w:rsidR="00E34890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1742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return</w:t>
        </w:r>
      </w:ins>
      <w:ins w:id="174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4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45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4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74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DataSet</w:t>
        </w:r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74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.Tables</w:t>
        </w:r>
        <w:proofErr w:type="spellEnd"/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4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[</w:t>
        </w:r>
        <w:r w:rsidR="00E34890" w:rsidRPr="00411DA3">
          <w:rPr>
            <w:rFonts w:ascii="Consolas" w:hAnsi="Consolas" w:cs="Times New Roman"/>
            <w:color w:val="B5CEA8"/>
            <w:sz w:val="21"/>
            <w:szCs w:val="21"/>
            <w:lang w:val="en-GB"/>
            <w:rPrChange w:id="1750" w:author="loony bin" w:date="2020-11-15T12:27:00Z">
              <w:rPr>
                <w:rFonts w:ascii="Consolas" w:hAnsi="Consolas" w:cs="Times New Roman"/>
                <w:color w:val="B5CEA8"/>
                <w:sz w:val="21"/>
                <w:szCs w:val="21"/>
              </w:rPr>
            </w:rPrChange>
          </w:rPr>
          <w:t>0</w:t>
        </w:r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5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</w:t>
        </w:r>
      </w:ins>
    </w:p>
    <w:p w14:paraId="03338ECB" w14:textId="0880FFBE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752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753" w:author="loony bin" w:date="2020-11-15T12:27:00Z">
            <w:rPr>
              <w:ins w:id="1754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75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5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757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5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}</w:t>
        </w:r>
      </w:ins>
    </w:p>
    <w:p w14:paraId="6BF9A675" w14:textId="54FE5EC4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759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760" w:author="loony bin" w:date="2020-11-15T12:27:00Z">
            <w:rPr>
              <w:ins w:id="1761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76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6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764" w:author="loony bin" w:date="2020-11-15T12:22:00Z">
        <w:r w:rsidR="00E34890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1765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Catch</w:t>
        </w:r>
      </w:ins>
      <w:ins w:id="176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68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</w:p>
    <w:p w14:paraId="6373D6DB" w14:textId="6821A8E8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770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771" w:author="loony bin" w:date="2020-11-15T12:27:00Z">
            <w:rPr>
              <w:ins w:id="1772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77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775" w:author="loony bin" w:date="2020-11-15T12:22:00Z">
        <w:r w:rsidR="00E34890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1776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Write-Host</w:t>
        </w:r>
      </w:ins>
      <w:ins w:id="177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77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779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proofErr w:type="gramStart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ERROR</w:t>
        </w:r>
      </w:ins>
      <w:ins w:id="178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78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:</w:t>
        </w:r>
      </w:ins>
      <w:proofErr w:type="gramEnd"/>
      <w:ins w:id="178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788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8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Unable</w:t>
        </w:r>
      </w:ins>
      <w:ins w:id="179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9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792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9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to</w:t>
        </w:r>
      </w:ins>
      <w:ins w:id="179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9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796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9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run</w:t>
        </w:r>
      </w:ins>
      <w:ins w:id="1798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79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800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0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query</w:t>
        </w:r>
      </w:ins>
      <w:ins w:id="180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0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804" w:author="loony bin" w:date="2020-11-15T12:22:00Z"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0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:</w:t>
        </w:r>
      </w:ins>
      <w:ins w:id="180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0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808" w:author="loony bin" w:date="2020-11-15T12:22:00Z">
        <w:r w:rsidR="00E34890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180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$query</w:t>
        </w:r>
      </w:ins>
      <w:ins w:id="181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1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1812" w:author="loony bin" w:date="2020-11-15T12:22:00Z">
        <w:r w:rsidR="00E34890" w:rsidRPr="00411DA3">
          <w:rPr>
            <w:rFonts w:ascii="Consolas" w:hAnsi="Consolas" w:cs="Times New Roman"/>
            <w:color w:val="D7BA7D"/>
            <w:sz w:val="21"/>
            <w:szCs w:val="21"/>
            <w:lang w:val="en-GB"/>
            <w:rPrChange w:id="1813" w:author="loony bin" w:date="2020-11-15T12:27:00Z">
              <w:rPr>
                <w:rFonts w:ascii="Consolas" w:hAnsi="Consolas" w:cs="Times New Roman"/>
                <w:color w:val="D7BA7D"/>
                <w:sz w:val="21"/>
                <w:szCs w:val="21"/>
              </w:rPr>
            </w:rPrChange>
          </w:rPr>
          <w:t>`</w:t>
        </w:r>
        <w:proofErr w:type="spellStart"/>
        <w:r w:rsidR="00E34890" w:rsidRPr="00411DA3">
          <w:rPr>
            <w:rFonts w:ascii="Consolas" w:hAnsi="Consolas" w:cs="Times New Roman"/>
            <w:color w:val="D7BA7D"/>
            <w:sz w:val="21"/>
            <w:szCs w:val="21"/>
            <w:lang w:val="en-GB"/>
            <w:rPrChange w:id="1814" w:author="loony bin" w:date="2020-11-15T12:27:00Z">
              <w:rPr>
                <w:rFonts w:ascii="Consolas" w:hAnsi="Consolas" w:cs="Times New Roman"/>
                <w:color w:val="D7BA7D"/>
                <w:sz w:val="21"/>
                <w:szCs w:val="21"/>
              </w:rPr>
            </w:rPrChange>
          </w:rPr>
          <w:t>n</w:t>
        </w:r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1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$Error</w:t>
        </w:r>
        <w:proofErr w:type="spellEnd"/>
        <w:r w:rsidR="00E34890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181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[0]"</w:t>
        </w:r>
      </w:ins>
    </w:p>
    <w:p w14:paraId="6E06862B" w14:textId="1692D1D4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17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818" w:author="loony bin" w:date="2020-11-15T12:27:00Z">
            <w:rPr>
              <w:ins w:id="1819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82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2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822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2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}</w:t>
        </w:r>
      </w:ins>
    </w:p>
    <w:p w14:paraId="0B560E12" w14:textId="5687B7A8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24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825" w:author="loony bin" w:date="2020-11-15T12:27:00Z">
            <w:rPr>
              <w:ins w:id="1826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82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2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1829" w:author="loony bin" w:date="2020-11-15T12:22:00Z">
        <w:r w:rsidR="00E34890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1830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Finally</w:t>
        </w:r>
      </w:ins>
      <w:ins w:id="183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3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1833" w:author="loony bin" w:date="2020-11-15T12:22:00Z">
        <w:r w:rsidR="00E34890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3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</w:p>
    <w:p w14:paraId="7F66721F" w14:textId="6FBC4C9F" w:rsidR="00E34890" w:rsidRPr="00411DA3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35" w:author="loony bin" w:date="2020-11-15T12:22:00Z"/>
          <w:rFonts w:ascii="Consolas" w:hAnsi="Consolas" w:cs="Times New Roman"/>
          <w:color w:val="D4D4D4"/>
          <w:sz w:val="21"/>
          <w:szCs w:val="21"/>
          <w:lang w:val="en-GB"/>
          <w:rPrChange w:id="1836" w:author="loony bin" w:date="2020-11-15T12:27:00Z">
            <w:rPr>
              <w:ins w:id="1837" w:author="loony bin" w:date="2020-11-15T12:2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183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840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4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184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4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44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4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Close</w:t>
        </w:r>
      </w:ins>
      <w:ins w:id="184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4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48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4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open</w:t>
        </w:r>
      </w:ins>
      <w:ins w:id="1850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5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52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5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connection</w:t>
        </w:r>
      </w:ins>
      <w:ins w:id="1854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5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56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5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1858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5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60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6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186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6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1864" w:author="loony bin" w:date="2020-11-15T12:22:00Z">
        <w:r w:rsidR="00E34890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186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database</w:t>
        </w:r>
      </w:ins>
    </w:p>
    <w:p w14:paraId="18350833" w14:textId="3CCE462E" w:rsidR="00E34890" w:rsidRPr="00E34890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66" w:author="loony bin" w:date="2020-11-15T12:22:00Z"/>
          <w:rFonts w:ascii="Consolas" w:hAnsi="Consolas" w:cs="Times New Roman"/>
          <w:color w:val="D4D4D4"/>
          <w:sz w:val="21"/>
          <w:szCs w:val="21"/>
        </w:rPr>
      </w:pPr>
      <w:ins w:id="186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186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1869" w:author="loony bin" w:date="2020-11-15T12:22:00Z">
        <w:r w:rsidR="00E34890" w:rsidRPr="00E34890">
          <w:rPr>
            <w:rFonts w:ascii="Consolas" w:hAnsi="Consolas" w:cs="Times New Roman"/>
            <w:color w:val="9CDCFE"/>
            <w:sz w:val="21"/>
            <w:szCs w:val="21"/>
          </w:rPr>
          <w:t>$</w:t>
        </w:r>
        <w:proofErr w:type="spellStart"/>
        <w:r w:rsidR="00E34890" w:rsidRPr="00E34890">
          <w:rPr>
            <w:rFonts w:ascii="Consolas" w:hAnsi="Consolas" w:cs="Times New Roman"/>
            <w:color w:val="9CDCFE"/>
            <w:sz w:val="21"/>
            <w:szCs w:val="21"/>
          </w:rPr>
          <w:t>Connection</w:t>
        </w:r>
        <w:r w:rsidR="00E34890" w:rsidRPr="00E34890">
          <w:rPr>
            <w:rFonts w:ascii="Consolas" w:hAnsi="Consolas" w:cs="Times New Roman"/>
            <w:color w:val="DCDCAA"/>
            <w:sz w:val="21"/>
            <w:szCs w:val="21"/>
          </w:rPr>
          <w:t>.Close</w:t>
        </w:r>
        <w:proofErr w:type="spellEnd"/>
        <w:r w:rsidR="00E34890" w:rsidRPr="00E34890">
          <w:rPr>
            <w:rFonts w:ascii="Consolas" w:hAnsi="Consolas" w:cs="Times New Roman"/>
            <w:color w:val="D4D4D4"/>
            <w:sz w:val="21"/>
            <w:szCs w:val="21"/>
          </w:rPr>
          <w:t>()</w:t>
        </w:r>
      </w:ins>
    </w:p>
    <w:p w14:paraId="45884699" w14:textId="59B3B0B5" w:rsidR="00E34890" w:rsidRPr="00E34890" w:rsidRDefault="00411DA3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70" w:author="loony bin" w:date="2020-11-15T12:22:00Z"/>
          <w:rFonts w:ascii="Consolas" w:hAnsi="Consolas" w:cs="Times New Roman"/>
          <w:color w:val="D4D4D4"/>
          <w:sz w:val="21"/>
          <w:szCs w:val="21"/>
        </w:rPr>
      </w:pPr>
      <w:ins w:id="1871" w:author="loony bin" w:date="2020-11-15T12:26:00Z">
        <w:r>
          <w:rPr>
            <w:rFonts w:ascii="Consolas" w:hAnsi="Consolas" w:cs="Times New Roman"/>
            <w:color w:val="D4D4D4"/>
            <w:sz w:val="21"/>
            <w:szCs w:val="21"/>
          </w:rPr>
          <w:t xml:space="preserve">    </w:t>
        </w:r>
      </w:ins>
      <w:ins w:id="1872" w:author="loony bin" w:date="2020-11-15T12:22:00Z">
        <w:r w:rsidR="00E34890" w:rsidRPr="00E34890">
          <w:rPr>
            <w:rFonts w:ascii="Consolas" w:hAnsi="Consolas" w:cs="Times New Roman"/>
            <w:color w:val="D4D4D4"/>
            <w:sz w:val="21"/>
            <w:szCs w:val="21"/>
          </w:rPr>
          <w:t>}</w:t>
        </w:r>
      </w:ins>
    </w:p>
    <w:p w14:paraId="18092CA8" w14:textId="77777777" w:rsidR="00E34890" w:rsidRPr="00E34890" w:rsidRDefault="00E34890" w:rsidP="00E34890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1873" w:author="loony bin" w:date="2020-11-15T12:22:00Z"/>
          <w:rFonts w:ascii="Consolas" w:hAnsi="Consolas" w:cs="Times New Roman"/>
          <w:color w:val="D4D4D4"/>
          <w:sz w:val="21"/>
          <w:szCs w:val="21"/>
        </w:rPr>
      </w:pPr>
      <w:ins w:id="1874" w:author="loony bin" w:date="2020-11-15T12:22:00Z">
        <w:r w:rsidRPr="00E34890">
          <w:rPr>
            <w:rFonts w:ascii="Consolas" w:hAnsi="Consolas" w:cs="Times New Roman"/>
            <w:color w:val="D4D4D4"/>
            <w:sz w:val="21"/>
            <w:szCs w:val="21"/>
          </w:rPr>
          <w:t>}</w:t>
        </w:r>
      </w:ins>
    </w:p>
    <w:p w14:paraId="34DB495F" w14:textId="0B235E91" w:rsidR="0078462C" w:rsidRPr="00595500" w:rsidDel="002C60AF" w:rsidRDefault="002C60AF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del w:id="1875" w:author="joël iselin" w:date="2020-11-15T10:49:00Z"/>
          <w:color w:val="FFFFFF"/>
        </w:rPr>
        <w:pPrChange w:id="1876" w:author="joël iselin" w:date="2020-11-15T12:32:00Z">
          <w:pPr/>
        </w:pPrChange>
      </w:pPr>
      <w:ins w:id="1877" w:author="joël iselin" w:date="2020-11-15T10:49:00Z">
        <w:del w:id="1878" w:author="loony bin" w:date="2020-11-15T12:22:00Z">
          <w:r w:rsidRPr="000B29BB">
            <w:rPr>
              <w:rFonts w:ascii="Courier New" w:hAnsi="Courier New" w:cs="Courier New"/>
              <w:color w:val="98FB98"/>
              <w:sz w:val="20"/>
              <w:szCs w:val="20"/>
              <w:lang w:val="it-CH"/>
              <w:rPrChange w:id="1879" w:author="joël iselin" w:date="2020-11-15T10:49:00Z">
                <w:rPr>
                  <w:rFonts w:ascii="Courier New" w:hAnsi="Courier New" w:cs="Courier New"/>
                  <w:color w:val="98FB98"/>
                  <w:sz w:val="20"/>
                  <w:szCs w:val="20"/>
                </w:rPr>
              </w:rPrChange>
            </w:rPr>
            <w:delText>Param</w:delText>
          </w:r>
          <w:r w:rsidRPr="000B29BB">
            <w:rPr>
              <w:rFonts w:ascii="Courier New" w:hAnsi="Courier New" w:cs="Courier New"/>
              <w:color w:val="FFFFFF"/>
              <w:sz w:val="20"/>
              <w:szCs w:val="20"/>
              <w:lang w:val="it-CH"/>
              <w:rPrChange w:id="1880" w:author="joël iselin" w:date="2020-11-15T10:49:00Z">
                <w:rPr>
                  <w:rFonts w:ascii="Courier New" w:hAnsi="Courier New" w:cs="Courier New"/>
                  <w:color w:val="FFFFFF"/>
                  <w:sz w:val="20"/>
                  <w:szCs w:val="20"/>
                </w:rPr>
              </w:rPrChange>
            </w:rPr>
            <w:delText>([</w:delText>
          </w:r>
          <w:r w:rsidRPr="000B29BB">
            <w:rPr>
              <w:rFonts w:ascii="Courier New" w:hAnsi="Courier New" w:cs="Courier New"/>
              <w:color w:val="98FB98"/>
              <w:sz w:val="20"/>
              <w:szCs w:val="20"/>
              <w:lang w:val="it-CH"/>
              <w:rPrChange w:id="1881" w:author="joël iselin" w:date="2020-11-15T10:49:00Z">
                <w:rPr>
                  <w:rFonts w:ascii="Courier New" w:hAnsi="Courier New" w:cs="Courier New"/>
                  <w:color w:val="98FB98"/>
                  <w:sz w:val="20"/>
                  <w:szCs w:val="20"/>
                </w:rPr>
              </w:rPrChange>
            </w:rPr>
            <w:delText>Parameter</w:delText>
          </w:r>
          <w:r w:rsidRPr="000B29BB">
            <w:rPr>
              <w:rFonts w:ascii="Courier New" w:hAnsi="Courier New" w:cs="Courier New"/>
              <w:color w:val="FFFFFF"/>
              <w:sz w:val="20"/>
              <w:szCs w:val="20"/>
              <w:lang w:val="it-CH"/>
              <w:rPrChange w:id="1882" w:author="joël iselin" w:date="2020-11-15T10:49:00Z">
                <w:rPr>
                  <w:rFonts w:ascii="Courier New" w:hAnsi="Courier New" w:cs="Courier New"/>
                  <w:color w:val="FFFFFF"/>
                  <w:sz w:val="20"/>
                  <w:szCs w:val="20"/>
                </w:rPr>
              </w:rPrChange>
            </w:rPr>
            <w:delText>(</w:delText>
          </w:r>
          <w:r w:rsidRPr="00327BED">
            <w:rPr>
              <w:rFonts w:ascii="Courier New" w:hAnsi="Courier New" w:cs="Courier New"/>
              <w:color w:val="FFFFFF"/>
              <w:sz w:val="20"/>
              <w:szCs w:val="20"/>
              <w:lang w:val="fr-CH"/>
              <w:rPrChange w:id="1883" w:author="joël iselin" w:date="2020-11-15T10:49:00Z">
                <w:rPr>
                  <w:rFonts w:ascii="Courier New" w:hAnsi="Courier New" w:cs="Courier New"/>
                  <w:color w:val="FFFFFF"/>
                  <w:sz w:val="20"/>
                  <w:szCs w:val="20"/>
                </w:rPr>
              </w:rPrChange>
            </w:rPr>
            <w:delText>[</w:delText>
          </w:r>
          <w:r w:rsidRPr="00327BED">
            <w:rPr>
              <w:rFonts w:ascii="Courier New" w:hAnsi="Courier New" w:cs="Courier New"/>
              <w:color w:val="F0E68C"/>
              <w:sz w:val="20"/>
              <w:szCs w:val="20"/>
              <w:lang w:val="fr-CH"/>
              <w:rPrChange w:id="1884" w:author="joël iselin" w:date="2020-11-15T10:49:00Z">
                <w:rPr>
                  <w:rFonts w:ascii="Courier New" w:hAnsi="Courier New" w:cs="Courier New"/>
                  <w:color w:val="F0E68C"/>
                  <w:sz w:val="20"/>
                  <w:szCs w:val="20"/>
                </w:rPr>
              </w:rPrChange>
            </w:rPr>
            <w:delText>string</w:delText>
          </w:r>
          <w:r w:rsidRPr="00327BED">
            <w:rPr>
              <w:rFonts w:ascii="Courier New" w:hAnsi="Courier New" w:cs="Courier New"/>
              <w:color w:val="FFFFFF"/>
              <w:sz w:val="20"/>
              <w:szCs w:val="20"/>
              <w:lang w:val="fr-CH"/>
              <w:rPrChange w:id="1885" w:author="joël iselin" w:date="2020-11-15T10:49:00Z">
                <w:rPr>
                  <w:rFonts w:ascii="Courier New" w:hAnsi="Courier New" w:cs="Courier New"/>
                  <w:color w:val="FFFFFF"/>
                  <w:sz w:val="20"/>
                  <w:szCs w:val="20"/>
                </w:rPr>
              </w:rPrChange>
            </w:rPr>
            <w:delText>]$Que</w:delText>
          </w:r>
          <w:r>
            <w:rPr>
              <w:rFonts w:ascii="Courier New" w:hAnsi="Courier New" w:cs="Courier New"/>
              <w:color w:val="FFFFFF"/>
              <w:sz w:val="20"/>
              <w:szCs w:val="20"/>
            </w:rPr>
            <w:delText>}</w:delText>
          </w:r>
        </w:del>
        <w:r>
          <w:rPr>
            <w:rFonts w:ascii="Courier New" w:hAnsi="Courier New" w:cs="Courier New"/>
            <w:color w:val="FFFFFF"/>
            <w:sz w:val="20"/>
            <w:szCs w:val="20"/>
          </w:rPr>
          <w:t> </w:t>
        </w:r>
      </w:ins>
      <w:ins w:id="1886" w:author="loony bin" w:date="2020-11-15T12:26:00Z">
        <w:r w:rsidR="00411DA3">
          <w:rPr>
            <w:color w:val="FFFFFF"/>
          </w:rPr>
          <w:t xml:space="preserve"> </w:t>
        </w:r>
      </w:ins>
      <w:del w:id="1887" w:author="joël iselin" w:date="2020-11-15T10:49:00Z">
        <w:r w:rsidR="0078462C" w:rsidRPr="00595500" w:rsidDel="002C60AF">
          <w:delText>Param</w:delText>
        </w:r>
        <w:r w:rsidR="0078462C" w:rsidRPr="00595500" w:rsidDel="002C60AF">
          <w:rPr>
            <w:color w:val="FFFFFF"/>
          </w:rPr>
          <w:delText>(</w:delText>
        </w:r>
      </w:del>
    </w:p>
    <w:p w14:paraId="5B9A97E7" w14:textId="163843E9" w:rsidR="0078462C" w:rsidRPr="00B553CC" w:rsidDel="002C60AF" w:rsidRDefault="0078462C">
      <w:pPr>
        <w:pStyle w:val="NormalWeb"/>
        <w:rPr>
          <w:del w:id="1888" w:author="joël iselin" w:date="2020-11-15T10:49:00Z"/>
          <w:color w:val="FFFFFF"/>
        </w:rPr>
        <w:pPrChange w:id="1889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890" w:author="joël iselin" w:date="2020-11-15T10:49:00Z">
        <w:r w:rsidRPr="00B553CC" w:rsidDel="002C60AF">
          <w:rPr>
            <w:color w:val="FFFFFF"/>
          </w:rPr>
          <w:delText>[</w:delText>
        </w:r>
        <w:r w:rsidRPr="00B553CC" w:rsidDel="002C60AF">
          <w:delText>Parameter</w:delText>
        </w:r>
        <w:r w:rsidRPr="00B553CC" w:rsidDel="002C60AF">
          <w:rPr>
            <w:color w:val="FFFFFF"/>
          </w:rPr>
          <w:delText>(</w:delText>
        </w:r>
      </w:del>
    </w:p>
    <w:p w14:paraId="54C26351" w14:textId="69F6A219" w:rsidR="0078462C" w:rsidRPr="00B553CC" w:rsidDel="002C60AF" w:rsidRDefault="0078462C">
      <w:pPr>
        <w:pStyle w:val="NormalWeb"/>
        <w:rPr>
          <w:del w:id="1891" w:author="joël iselin" w:date="2020-11-15T10:49:00Z"/>
        </w:rPr>
        <w:pPrChange w:id="1892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893" w:author="joël iselin" w:date="2020-11-15T10:49:00Z">
        <w:r w:rsidRPr="00B553CC" w:rsidDel="002C60AF">
          <w:rPr>
            <w:color w:val="98FB98"/>
          </w:rPr>
          <w:delText>Mandatory</w:delText>
        </w:r>
        <w:r w:rsidRPr="00B553CC" w:rsidDel="002C60AF">
          <w:delText xml:space="preserve"> = $true,</w:delText>
        </w:r>
      </w:del>
    </w:p>
    <w:p w14:paraId="4068F191" w14:textId="0368FDB0" w:rsidR="0078462C" w:rsidRPr="00B553CC" w:rsidDel="002C60AF" w:rsidRDefault="0078462C">
      <w:pPr>
        <w:pStyle w:val="NormalWeb"/>
        <w:rPr>
          <w:del w:id="1894" w:author="joël iselin" w:date="2020-11-15T10:49:00Z"/>
          <w:color w:val="FFFFFF"/>
        </w:rPr>
        <w:pPrChange w:id="1895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896" w:author="joël iselin" w:date="2020-11-15T10:49:00Z">
        <w:r w:rsidRPr="00B553CC" w:rsidDel="002C60AF">
          <w:delText>ParameterSetName</w:delText>
        </w:r>
        <w:r w:rsidRPr="00B553CC" w:rsidDel="002C60AF">
          <w:rPr>
            <w:color w:val="FFFFFF"/>
          </w:rPr>
          <w:delText xml:space="preserve"> = </w:delText>
        </w:r>
        <w:r w:rsidRPr="00B553CC" w:rsidDel="002C60AF">
          <w:rPr>
            <w:color w:val="FFA0A0"/>
          </w:rPr>
          <w:delText>''</w:delText>
        </w:r>
        <w:r w:rsidRPr="00B553CC" w:rsidDel="002C60AF">
          <w:rPr>
            <w:color w:val="FFFFFF"/>
          </w:rPr>
          <w:delText>,</w:delText>
        </w:r>
      </w:del>
    </w:p>
    <w:p w14:paraId="15082B09" w14:textId="681FFE4D" w:rsidR="0078462C" w:rsidRPr="00B553CC" w:rsidDel="002C60AF" w:rsidRDefault="0078462C">
      <w:pPr>
        <w:pStyle w:val="NormalWeb"/>
        <w:rPr>
          <w:del w:id="1897" w:author="joël iselin" w:date="2020-11-15T10:49:00Z"/>
          <w:color w:val="FFFFFF"/>
        </w:rPr>
        <w:pPrChange w:id="1898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899" w:author="joël iselin" w:date="2020-11-15T10:49:00Z">
        <w:r w:rsidRPr="00B553CC" w:rsidDel="002C60AF">
          <w:delText>ValueFromPipeline</w:delText>
        </w:r>
        <w:r w:rsidRPr="00B553CC" w:rsidDel="002C60AF">
          <w:rPr>
            <w:color w:val="FFFFFF"/>
          </w:rPr>
          <w:delText xml:space="preserve"> = $true)]</w:delText>
        </w:r>
      </w:del>
    </w:p>
    <w:p w14:paraId="7567A633" w14:textId="15985B5C" w:rsidR="0078462C" w:rsidRPr="00B553CC" w:rsidDel="002C60AF" w:rsidRDefault="0078462C">
      <w:pPr>
        <w:pStyle w:val="NormalWeb"/>
        <w:rPr>
          <w:del w:id="1900" w:author="joël iselin" w:date="2020-11-15T10:49:00Z"/>
        </w:rPr>
        <w:pPrChange w:id="1901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02" w:author="joël iselin" w:date="2020-11-15T10:49:00Z">
        <w:r w:rsidRPr="00B553CC" w:rsidDel="002C60AF">
          <w:delText>[</w:delText>
        </w:r>
        <w:r w:rsidRPr="00B553CC" w:rsidDel="002C60AF">
          <w:rPr>
            <w:color w:val="F0E68C"/>
          </w:rPr>
          <w:delText>string</w:delText>
        </w:r>
        <w:r w:rsidRPr="00B553CC" w:rsidDel="002C60AF">
          <w:delText>]$Query</w:delText>
        </w:r>
      </w:del>
    </w:p>
    <w:p w14:paraId="245FD9A1" w14:textId="35A8F7E0" w:rsidR="0078462C" w:rsidRPr="00B553CC" w:rsidDel="002C60AF" w:rsidRDefault="0078462C">
      <w:pPr>
        <w:pStyle w:val="NormalWeb"/>
        <w:rPr>
          <w:del w:id="1903" w:author="joël iselin" w:date="2020-11-15T10:49:00Z"/>
        </w:rPr>
        <w:pPrChange w:id="1904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05" w:author="joël iselin" w:date="2020-11-15T10:49:00Z">
        <w:r w:rsidRPr="00B553CC" w:rsidDel="002C60AF">
          <w:delText>)</w:delText>
        </w:r>
      </w:del>
    </w:p>
    <w:p w14:paraId="0C2CCCEF" w14:textId="21CF43D3" w:rsidR="0078462C" w:rsidRPr="00B553CC" w:rsidDel="002C60AF" w:rsidRDefault="0078462C">
      <w:pPr>
        <w:pStyle w:val="NormalWeb"/>
        <w:rPr>
          <w:del w:id="1906" w:author="joël iselin" w:date="2020-11-15T10:49:00Z"/>
        </w:rPr>
        <w:pPrChange w:id="1907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08" w:author="joël iselin" w:date="2020-11-15T10:49:00Z">
        <w:r w:rsidRPr="00B553CC" w:rsidDel="002C60AF">
          <w:delText xml:space="preserve">$MySQLAdminUserName = </w:delText>
        </w:r>
        <w:r w:rsidRPr="00B553CC" w:rsidDel="002C60AF">
          <w:rPr>
            <w:color w:val="FFA0A0"/>
          </w:rPr>
          <w:delText>'air_live'</w:delText>
        </w:r>
      </w:del>
    </w:p>
    <w:p w14:paraId="2DBE9F54" w14:textId="52D7E594" w:rsidR="0078462C" w:rsidRPr="00B553CC" w:rsidDel="002C60AF" w:rsidRDefault="0078462C">
      <w:pPr>
        <w:pStyle w:val="NormalWeb"/>
        <w:rPr>
          <w:del w:id="1909" w:author="joël iselin" w:date="2020-11-15T10:49:00Z"/>
        </w:rPr>
        <w:pPrChange w:id="1910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11" w:author="joël iselin" w:date="2020-11-15T10:49:00Z">
        <w:r w:rsidRPr="00B553CC" w:rsidDel="002C60AF">
          <w:delText xml:space="preserve">$MySQLAdminPassword = </w:delText>
        </w:r>
        <w:r w:rsidRPr="00B553CC" w:rsidDel="002C60AF">
          <w:rPr>
            <w:color w:val="FFA0A0"/>
          </w:rPr>
          <w:delText>'juventus'</w:delText>
        </w:r>
      </w:del>
    </w:p>
    <w:p w14:paraId="04F31D54" w14:textId="586FEC6E" w:rsidR="0078462C" w:rsidRPr="00B553CC" w:rsidDel="002C60AF" w:rsidRDefault="0078462C">
      <w:pPr>
        <w:pStyle w:val="NormalWeb"/>
        <w:rPr>
          <w:del w:id="1912" w:author="joël iselin" w:date="2020-11-15T10:49:00Z"/>
        </w:rPr>
        <w:pPrChange w:id="1913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14" w:author="joël iselin" w:date="2020-11-15T10:49:00Z">
        <w:r w:rsidRPr="00B553CC" w:rsidDel="002C60AF">
          <w:delText xml:space="preserve">$MySQLDatabase = </w:delText>
        </w:r>
        <w:r w:rsidRPr="00B553CC" w:rsidDel="002C60AF">
          <w:rPr>
            <w:color w:val="FFA0A0"/>
          </w:rPr>
          <w:delText>'air_live'</w:delText>
        </w:r>
      </w:del>
    </w:p>
    <w:p w14:paraId="7DB8E1C0" w14:textId="4E840514" w:rsidR="0078462C" w:rsidRPr="00B553CC" w:rsidDel="002C60AF" w:rsidRDefault="0078462C">
      <w:pPr>
        <w:pStyle w:val="NormalWeb"/>
        <w:rPr>
          <w:del w:id="1915" w:author="joël iselin" w:date="2020-11-15T10:49:00Z"/>
        </w:rPr>
        <w:pPrChange w:id="1916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17" w:author="joël iselin" w:date="2020-11-15T10:49:00Z">
        <w:r w:rsidRPr="00B553CC" w:rsidDel="002C60AF">
          <w:delText xml:space="preserve">$MySQLHost = </w:delText>
        </w:r>
        <w:r w:rsidRPr="00B553CC" w:rsidDel="002C60AF">
          <w:rPr>
            <w:color w:val="FFA0A0"/>
          </w:rPr>
          <w:delText>'127.0.0.1'</w:delText>
        </w:r>
      </w:del>
    </w:p>
    <w:p w14:paraId="38B97278" w14:textId="27119795" w:rsidR="0078462C" w:rsidRPr="00F74F63" w:rsidDel="002C60AF" w:rsidRDefault="0078462C">
      <w:pPr>
        <w:pStyle w:val="NormalWeb"/>
        <w:rPr>
          <w:del w:id="1918" w:author="joël iselin" w:date="2020-11-15T10:49:00Z"/>
          <w:lang w:val="en-GB"/>
          <w:rPrChange w:id="1919" w:author="loony bin" w:date="2020-11-15T10:43:00Z">
            <w:rPr>
              <w:del w:id="1920" w:author="joël iselin" w:date="2020-11-15T10:49:00Z"/>
            </w:rPr>
          </w:rPrChange>
        </w:rPr>
        <w:pPrChange w:id="1921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22" w:author="joël iselin" w:date="2020-11-15T10:49:00Z">
        <w:r w:rsidRPr="00F74F63" w:rsidDel="002C60AF">
          <w:rPr>
            <w:lang w:val="en-GB"/>
            <w:rPrChange w:id="1923" w:author="loony bin" w:date="2020-11-15T10:43:00Z">
              <w:rPr/>
            </w:rPrChange>
          </w:rPr>
          <w:delText xml:space="preserve">$ConnectionString = </w:delText>
        </w:r>
        <w:r w:rsidRPr="00F74F63" w:rsidDel="002C60AF">
          <w:rPr>
            <w:color w:val="FFA0A0"/>
            <w:lang w:val="en-GB"/>
            <w:rPrChange w:id="1924" w:author="loony bin" w:date="2020-11-15T10:43:00Z">
              <w:rPr>
                <w:color w:val="FFA0A0"/>
              </w:rPr>
            </w:rPrChange>
          </w:rPr>
          <w:delText>"server="</w:delText>
        </w:r>
        <w:r w:rsidRPr="00F74F63" w:rsidDel="002C60AF">
          <w:rPr>
            <w:lang w:val="en-GB"/>
            <w:rPrChange w:id="1925" w:author="loony bin" w:date="2020-11-15T10:43:00Z">
              <w:rPr/>
            </w:rPrChange>
          </w:rPr>
          <w:delText xml:space="preserve"> + $MySQLHost + </w:delText>
        </w:r>
        <w:r w:rsidRPr="00F74F63" w:rsidDel="002C60AF">
          <w:rPr>
            <w:color w:val="FFA0A0"/>
            <w:lang w:val="en-GB"/>
            <w:rPrChange w:id="1926" w:author="loony bin" w:date="2020-11-15T10:43:00Z">
              <w:rPr>
                <w:color w:val="FFA0A0"/>
              </w:rPr>
            </w:rPrChange>
          </w:rPr>
          <w:delText>";port=3306;uid="</w:delText>
        </w:r>
        <w:r w:rsidRPr="00F74F63" w:rsidDel="002C60AF">
          <w:rPr>
            <w:lang w:val="en-GB"/>
            <w:rPrChange w:id="1927" w:author="loony bin" w:date="2020-11-15T10:43:00Z">
              <w:rPr/>
            </w:rPrChange>
          </w:rPr>
          <w:delText xml:space="preserve"> + $MySQLAdminUserName + </w:delText>
        </w:r>
        <w:r w:rsidRPr="00F74F63" w:rsidDel="002C60AF">
          <w:rPr>
            <w:color w:val="FFA0A0"/>
            <w:lang w:val="en-GB"/>
            <w:rPrChange w:id="1928" w:author="loony bin" w:date="2020-11-15T10:43:00Z">
              <w:rPr>
                <w:color w:val="FFA0A0"/>
              </w:rPr>
            </w:rPrChange>
          </w:rPr>
          <w:delText>";pwd="</w:delText>
        </w:r>
        <w:r w:rsidRPr="00F74F63" w:rsidDel="002C60AF">
          <w:rPr>
            <w:lang w:val="en-GB"/>
            <w:rPrChange w:id="1929" w:author="loony bin" w:date="2020-11-15T10:43:00Z">
              <w:rPr/>
            </w:rPrChange>
          </w:rPr>
          <w:delText xml:space="preserve"> + $MySQLAdminPassword + </w:delText>
        </w:r>
        <w:r w:rsidRPr="00F74F63" w:rsidDel="002C60AF">
          <w:rPr>
            <w:color w:val="FFA0A0"/>
            <w:lang w:val="en-GB"/>
            <w:rPrChange w:id="1930" w:author="loony bin" w:date="2020-11-15T10:43:00Z">
              <w:rPr>
                <w:color w:val="FFA0A0"/>
              </w:rPr>
            </w:rPrChange>
          </w:rPr>
          <w:delText>";database="</w:delText>
        </w:r>
        <w:r w:rsidRPr="00F74F63" w:rsidDel="002C60AF">
          <w:rPr>
            <w:lang w:val="en-GB"/>
            <w:rPrChange w:id="1931" w:author="loony bin" w:date="2020-11-15T10:43:00Z">
              <w:rPr/>
            </w:rPrChange>
          </w:rPr>
          <w:delText>+$MySQLDatabase</w:delText>
        </w:r>
      </w:del>
    </w:p>
    <w:p w14:paraId="3D6938D7" w14:textId="7113915E" w:rsidR="0078462C" w:rsidRPr="00B553CC" w:rsidDel="002C60AF" w:rsidRDefault="0078462C">
      <w:pPr>
        <w:pStyle w:val="NormalWeb"/>
        <w:rPr>
          <w:del w:id="1932" w:author="joël iselin" w:date="2020-11-15T10:49:00Z"/>
          <w:color w:val="FFFFFF"/>
        </w:rPr>
        <w:pPrChange w:id="1933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34" w:author="joël iselin" w:date="2020-11-15T10:49:00Z">
        <w:r w:rsidRPr="00B553CC" w:rsidDel="002C60AF">
          <w:delText>Try</w:delText>
        </w:r>
        <w:r w:rsidRPr="00B553CC" w:rsidDel="002C60AF">
          <w:rPr>
            <w:color w:val="FFFFFF"/>
          </w:rPr>
          <w:delText xml:space="preserve"> {</w:delText>
        </w:r>
      </w:del>
    </w:p>
    <w:p w14:paraId="08B66261" w14:textId="03DE90BA" w:rsidR="0078462C" w:rsidRPr="00F74F63" w:rsidDel="002C60AF" w:rsidRDefault="0078462C">
      <w:pPr>
        <w:pStyle w:val="NormalWeb"/>
        <w:rPr>
          <w:del w:id="1935" w:author="joël iselin" w:date="2020-11-15T10:49:00Z"/>
          <w:color w:val="FFFFFF"/>
          <w:lang w:val="en-GB"/>
          <w:rPrChange w:id="1936" w:author="loony bin" w:date="2020-11-15T10:43:00Z">
            <w:rPr>
              <w:del w:id="1937" w:author="joël iselin" w:date="2020-11-15T10:49:00Z"/>
              <w:color w:val="FFFFFF"/>
            </w:rPr>
          </w:rPrChange>
        </w:rPr>
        <w:pPrChange w:id="1938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39" w:author="joël iselin" w:date="2020-11-15T10:49:00Z">
        <w:r w:rsidRPr="00F74F63" w:rsidDel="002C60AF">
          <w:rPr>
            <w:color w:val="FFFFFF"/>
            <w:lang w:val="en-GB"/>
            <w:rPrChange w:id="1940" w:author="loony bin" w:date="2020-11-15T10:43:00Z">
              <w:rPr>
                <w:color w:val="FFFFFF"/>
              </w:rPr>
            </w:rPrChange>
          </w:rPr>
          <w:delText>[</w:delText>
        </w:r>
        <w:r w:rsidRPr="00F74F63" w:rsidDel="002C60AF">
          <w:rPr>
            <w:color w:val="F0E68C"/>
            <w:lang w:val="en-GB"/>
            <w:rPrChange w:id="1941" w:author="loony bin" w:date="2020-11-15T10:43:00Z">
              <w:rPr>
                <w:color w:val="F0E68C"/>
              </w:rPr>
            </w:rPrChange>
          </w:rPr>
          <w:delText>void</w:delText>
        </w:r>
        <w:r w:rsidRPr="00F74F63" w:rsidDel="002C60AF">
          <w:rPr>
            <w:color w:val="FFFFFF"/>
            <w:lang w:val="en-GB"/>
            <w:rPrChange w:id="1942" w:author="loony bin" w:date="2020-11-15T10:43:00Z">
              <w:rPr>
                <w:color w:val="FFFFFF"/>
              </w:rPr>
            </w:rPrChange>
          </w:rPr>
          <w:delText>][</w:delText>
        </w:r>
        <w:r w:rsidRPr="00F74F63" w:rsidDel="002C60AF">
          <w:rPr>
            <w:lang w:val="en-GB"/>
            <w:rPrChange w:id="1943" w:author="loony bin" w:date="2020-11-15T10:43:00Z">
              <w:rPr/>
            </w:rPrChange>
          </w:rPr>
          <w:delText>System</w:delText>
        </w:r>
        <w:r w:rsidRPr="00F74F63" w:rsidDel="002C60AF">
          <w:rPr>
            <w:color w:val="FFFFFF"/>
            <w:lang w:val="en-GB"/>
            <w:rPrChange w:id="1944" w:author="loony bin" w:date="2020-11-15T10:43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45" w:author="loony bin" w:date="2020-11-15T10:43:00Z">
              <w:rPr/>
            </w:rPrChange>
          </w:rPr>
          <w:delText>Reflection</w:delText>
        </w:r>
        <w:r w:rsidRPr="00F74F63" w:rsidDel="002C60AF">
          <w:rPr>
            <w:color w:val="FFFFFF"/>
            <w:lang w:val="en-GB"/>
            <w:rPrChange w:id="1946" w:author="loony bin" w:date="2020-11-15T10:43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47" w:author="loony bin" w:date="2020-11-15T10:43:00Z">
              <w:rPr/>
            </w:rPrChange>
          </w:rPr>
          <w:delText>Assembly</w:delText>
        </w:r>
        <w:r w:rsidRPr="00F74F63" w:rsidDel="002C60AF">
          <w:rPr>
            <w:color w:val="FFFFFF"/>
            <w:lang w:val="en-GB"/>
            <w:rPrChange w:id="1948" w:author="loony bin" w:date="2020-11-15T10:43:00Z">
              <w:rPr>
                <w:color w:val="FFFFFF"/>
              </w:rPr>
            </w:rPrChange>
          </w:rPr>
          <w:delText>]::</w:delText>
        </w:r>
        <w:r w:rsidRPr="00F74F63" w:rsidDel="002C60AF">
          <w:rPr>
            <w:lang w:val="en-GB"/>
            <w:rPrChange w:id="1949" w:author="loony bin" w:date="2020-11-15T10:43:00Z">
              <w:rPr/>
            </w:rPrChange>
          </w:rPr>
          <w:delText>LoadWithPartialName</w:delText>
        </w:r>
        <w:r w:rsidRPr="00F74F63" w:rsidDel="002C60AF">
          <w:rPr>
            <w:color w:val="FFFFFF"/>
            <w:lang w:val="en-GB"/>
            <w:rPrChange w:id="1950" w:author="loony bin" w:date="2020-11-15T10:43:00Z">
              <w:rPr>
                <w:color w:val="FFFFFF"/>
              </w:rPr>
            </w:rPrChange>
          </w:rPr>
          <w:delText>(</w:delText>
        </w:r>
        <w:r w:rsidRPr="00F74F63" w:rsidDel="002C60AF">
          <w:rPr>
            <w:color w:val="FFA0A0"/>
            <w:lang w:val="en-GB"/>
            <w:rPrChange w:id="1951" w:author="loony bin" w:date="2020-11-15T10:43:00Z">
              <w:rPr>
                <w:color w:val="FFA0A0"/>
              </w:rPr>
            </w:rPrChange>
          </w:rPr>
          <w:delText>"MySql.Data"</w:delText>
        </w:r>
        <w:r w:rsidRPr="00F74F63" w:rsidDel="002C60AF">
          <w:rPr>
            <w:color w:val="FFFFFF"/>
            <w:lang w:val="en-GB"/>
            <w:rPrChange w:id="1952" w:author="loony bin" w:date="2020-11-15T10:43:00Z">
              <w:rPr>
                <w:color w:val="FFFFFF"/>
              </w:rPr>
            </w:rPrChange>
          </w:rPr>
          <w:delText>)</w:delText>
        </w:r>
      </w:del>
    </w:p>
    <w:p w14:paraId="57E8E7A6" w14:textId="338A082D" w:rsidR="0078462C" w:rsidRPr="00F74F63" w:rsidDel="002C60AF" w:rsidRDefault="0078462C">
      <w:pPr>
        <w:pStyle w:val="NormalWeb"/>
        <w:rPr>
          <w:del w:id="1953" w:author="joël iselin" w:date="2020-11-15T10:49:00Z"/>
          <w:color w:val="FFFFFF"/>
          <w:lang w:val="en-GB"/>
          <w:rPrChange w:id="1954" w:author="joël iselin" w:date="2020-11-15T10:41:00Z">
            <w:rPr>
              <w:del w:id="1955" w:author="joël iselin" w:date="2020-11-15T10:49:00Z"/>
              <w:color w:val="FFFFFF"/>
            </w:rPr>
          </w:rPrChange>
        </w:rPr>
        <w:pPrChange w:id="1956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57" w:author="joël iselin" w:date="2020-11-15T10:49:00Z">
        <w:r w:rsidRPr="00F74F63" w:rsidDel="002C60AF">
          <w:rPr>
            <w:color w:val="FFFFFF"/>
            <w:lang w:val="en-GB"/>
            <w:rPrChange w:id="1958" w:author="joël iselin" w:date="2020-11-15T10:41:00Z">
              <w:rPr>
                <w:color w:val="FFFFFF"/>
              </w:rPr>
            </w:rPrChange>
          </w:rPr>
          <w:delText xml:space="preserve">$Connection = </w:delText>
        </w:r>
        <w:r w:rsidRPr="00F74F63" w:rsidDel="002C60AF">
          <w:rPr>
            <w:lang w:val="en-GB"/>
            <w:rPrChange w:id="1959" w:author="joël iselin" w:date="2020-11-15T10:41:00Z">
              <w:rPr/>
            </w:rPrChange>
          </w:rPr>
          <w:delText>New</w:delText>
        </w:r>
        <w:r w:rsidRPr="00F74F63" w:rsidDel="002C60AF">
          <w:rPr>
            <w:color w:val="FFFFFF"/>
            <w:lang w:val="en-GB"/>
            <w:rPrChange w:id="1960" w:author="joël iselin" w:date="2020-11-15T10:41:00Z">
              <w:rPr>
                <w:color w:val="FFFFFF"/>
              </w:rPr>
            </w:rPrChange>
          </w:rPr>
          <w:delText>-</w:delText>
        </w:r>
        <w:r w:rsidRPr="00F74F63" w:rsidDel="002C60AF">
          <w:rPr>
            <w:lang w:val="en-GB"/>
            <w:rPrChange w:id="1961" w:author="joël iselin" w:date="2020-11-15T10:41:00Z">
              <w:rPr/>
            </w:rPrChange>
          </w:rPr>
          <w:delText>Object</w:delText>
        </w:r>
        <w:r w:rsidRPr="00F74F63" w:rsidDel="002C60AF">
          <w:rPr>
            <w:color w:val="FFFFFF"/>
            <w:lang w:val="en-GB"/>
            <w:rPrChange w:id="1962" w:author="joël iselin" w:date="2020-11-15T10:41:00Z">
              <w:rPr>
                <w:color w:val="FFFFFF"/>
              </w:rPr>
            </w:rPrChange>
          </w:rPr>
          <w:delText xml:space="preserve"> </w:delText>
        </w:r>
        <w:r w:rsidRPr="00F74F63" w:rsidDel="002C60AF">
          <w:rPr>
            <w:lang w:val="en-GB"/>
            <w:rPrChange w:id="1963" w:author="joël iselin" w:date="2020-11-15T10:41:00Z">
              <w:rPr/>
            </w:rPrChange>
          </w:rPr>
          <w:delText>MySql</w:delText>
        </w:r>
        <w:r w:rsidRPr="00F74F63" w:rsidDel="002C60AF">
          <w:rPr>
            <w:color w:val="FFFFFF"/>
            <w:lang w:val="en-GB"/>
            <w:rPrChange w:id="1964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65" w:author="joël iselin" w:date="2020-11-15T10:41:00Z">
              <w:rPr/>
            </w:rPrChange>
          </w:rPr>
          <w:delText>Data</w:delText>
        </w:r>
        <w:r w:rsidRPr="00F74F63" w:rsidDel="002C60AF">
          <w:rPr>
            <w:color w:val="FFFFFF"/>
            <w:lang w:val="en-GB"/>
            <w:rPrChange w:id="1966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67" w:author="joël iselin" w:date="2020-11-15T10:41:00Z">
              <w:rPr/>
            </w:rPrChange>
          </w:rPr>
          <w:delText>MySqlClient</w:delText>
        </w:r>
        <w:r w:rsidRPr="00F74F63" w:rsidDel="002C60AF">
          <w:rPr>
            <w:color w:val="FFFFFF"/>
            <w:lang w:val="en-GB"/>
            <w:rPrChange w:id="1968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69" w:author="joël iselin" w:date="2020-11-15T10:41:00Z">
              <w:rPr/>
            </w:rPrChange>
          </w:rPr>
          <w:delText>MySqlConnection</w:delText>
        </w:r>
      </w:del>
    </w:p>
    <w:p w14:paraId="1D0B9EED" w14:textId="657C82B5" w:rsidR="0078462C" w:rsidRPr="00B553CC" w:rsidDel="002C60AF" w:rsidRDefault="0078462C">
      <w:pPr>
        <w:pStyle w:val="NormalWeb"/>
        <w:rPr>
          <w:del w:id="1970" w:author="joël iselin" w:date="2020-11-15T10:49:00Z"/>
        </w:rPr>
        <w:pPrChange w:id="1971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72" w:author="joël iselin" w:date="2020-11-15T10:49:00Z">
        <w:r w:rsidRPr="00B553CC" w:rsidDel="002C60AF">
          <w:delText>$Connection.</w:delText>
        </w:r>
        <w:r w:rsidRPr="00B553CC" w:rsidDel="002C60AF">
          <w:rPr>
            <w:color w:val="98FB98"/>
          </w:rPr>
          <w:delText>ConnectionString</w:delText>
        </w:r>
        <w:r w:rsidRPr="00B553CC" w:rsidDel="002C60AF">
          <w:delText xml:space="preserve"> = $ConnectionString</w:delText>
        </w:r>
      </w:del>
    </w:p>
    <w:p w14:paraId="61DCB8D8" w14:textId="09A2434A" w:rsidR="0078462C" w:rsidRPr="00B553CC" w:rsidDel="002C60AF" w:rsidRDefault="0078462C">
      <w:pPr>
        <w:pStyle w:val="NormalWeb"/>
        <w:rPr>
          <w:del w:id="1973" w:author="joël iselin" w:date="2020-11-15T10:49:00Z"/>
        </w:rPr>
        <w:pPrChange w:id="1974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75" w:author="joël iselin" w:date="2020-11-15T10:49:00Z">
        <w:r w:rsidRPr="00B553CC" w:rsidDel="002C60AF">
          <w:delText>$Connection.</w:delText>
        </w:r>
        <w:r w:rsidRPr="00B553CC" w:rsidDel="002C60AF">
          <w:rPr>
            <w:color w:val="98FB98"/>
          </w:rPr>
          <w:delText>Open</w:delText>
        </w:r>
        <w:r w:rsidRPr="00B553CC" w:rsidDel="002C60AF">
          <w:delText>()</w:delText>
        </w:r>
      </w:del>
    </w:p>
    <w:p w14:paraId="6BAC32FF" w14:textId="3463F502" w:rsidR="0078462C" w:rsidRPr="00F74F63" w:rsidDel="002C60AF" w:rsidRDefault="0078462C">
      <w:pPr>
        <w:pStyle w:val="NormalWeb"/>
        <w:rPr>
          <w:del w:id="1976" w:author="joël iselin" w:date="2020-11-15T10:49:00Z"/>
          <w:color w:val="FFFFFF"/>
          <w:lang w:val="en-GB"/>
          <w:rPrChange w:id="1977" w:author="joël iselin" w:date="2020-11-15T10:41:00Z">
            <w:rPr>
              <w:del w:id="1978" w:author="joël iselin" w:date="2020-11-15T10:49:00Z"/>
              <w:color w:val="FFFFFF"/>
            </w:rPr>
          </w:rPrChange>
        </w:rPr>
        <w:pPrChange w:id="1979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80" w:author="joël iselin" w:date="2020-11-15T10:49:00Z">
        <w:r w:rsidRPr="00F74F63" w:rsidDel="002C60AF">
          <w:rPr>
            <w:color w:val="FFFFFF"/>
            <w:lang w:val="en-GB"/>
            <w:rPrChange w:id="1981" w:author="joël iselin" w:date="2020-11-15T10:41:00Z">
              <w:rPr>
                <w:color w:val="FFFFFF"/>
              </w:rPr>
            </w:rPrChange>
          </w:rPr>
          <w:delText xml:space="preserve">$Command = </w:delText>
        </w:r>
        <w:r w:rsidRPr="00F74F63" w:rsidDel="002C60AF">
          <w:rPr>
            <w:lang w:val="en-GB"/>
            <w:rPrChange w:id="1982" w:author="joël iselin" w:date="2020-11-15T10:41:00Z">
              <w:rPr/>
            </w:rPrChange>
          </w:rPr>
          <w:delText>New</w:delText>
        </w:r>
        <w:r w:rsidRPr="00F74F63" w:rsidDel="002C60AF">
          <w:rPr>
            <w:color w:val="FFFFFF"/>
            <w:lang w:val="en-GB"/>
            <w:rPrChange w:id="1983" w:author="joël iselin" w:date="2020-11-15T10:41:00Z">
              <w:rPr>
                <w:color w:val="FFFFFF"/>
              </w:rPr>
            </w:rPrChange>
          </w:rPr>
          <w:delText>-</w:delText>
        </w:r>
        <w:r w:rsidRPr="00F74F63" w:rsidDel="002C60AF">
          <w:rPr>
            <w:lang w:val="en-GB"/>
            <w:rPrChange w:id="1984" w:author="joël iselin" w:date="2020-11-15T10:41:00Z">
              <w:rPr/>
            </w:rPrChange>
          </w:rPr>
          <w:delText>Object</w:delText>
        </w:r>
        <w:r w:rsidRPr="00F74F63" w:rsidDel="002C60AF">
          <w:rPr>
            <w:color w:val="FFFFFF"/>
            <w:lang w:val="en-GB"/>
            <w:rPrChange w:id="1985" w:author="joël iselin" w:date="2020-11-15T10:41:00Z">
              <w:rPr>
                <w:color w:val="FFFFFF"/>
              </w:rPr>
            </w:rPrChange>
          </w:rPr>
          <w:delText xml:space="preserve"> </w:delText>
        </w:r>
        <w:r w:rsidRPr="00F74F63" w:rsidDel="002C60AF">
          <w:rPr>
            <w:lang w:val="en-GB"/>
            <w:rPrChange w:id="1986" w:author="joël iselin" w:date="2020-11-15T10:41:00Z">
              <w:rPr/>
            </w:rPrChange>
          </w:rPr>
          <w:delText>MySql</w:delText>
        </w:r>
        <w:r w:rsidRPr="00F74F63" w:rsidDel="002C60AF">
          <w:rPr>
            <w:color w:val="FFFFFF"/>
            <w:lang w:val="en-GB"/>
            <w:rPrChange w:id="1987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88" w:author="joël iselin" w:date="2020-11-15T10:41:00Z">
              <w:rPr/>
            </w:rPrChange>
          </w:rPr>
          <w:delText>Data</w:delText>
        </w:r>
        <w:r w:rsidRPr="00F74F63" w:rsidDel="002C60AF">
          <w:rPr>
            <w:color w:val="FFFFFF"/>
            <w:lang w:val="en-GB"/>
            <w:rPrChange w:id="1989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90" w:author="joël iselin" w:date="2020-11-15T10:41:00Z">
              <w:rPr/>
            </w:rPrChange>
          </w:rPr>
          <w:delText>MySqlClient</w:delText>
        </w:r>
        <w:r w:rsidRPr="00F74F63" w:rsidDel="002C60AF">
          <w:rPr>
            <w:color w:val="FFFFFF"/>
            <w:lang w:val="en-GB"/>
            <w:rPrChange w:id="1991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1992" w:author="joël iselin" w:date="2020-11-15T10:41:00Z">
              <w:rPr/>
            </w:rPrChange>
          </w:rPr>
          <w:delText>MySqlCommand</w:delText>
        </w:r>
        <w:r w:rsidRPr="00F74F63" w:rsidDel="002C60AF">
          <w:rPr>
            <w:color w:val="FFFFFF"/>
            <w:lang w:val="en-GB"/>
            <w:rPrChange w:id="1993" w:author="joël iselin" w:date="2020-11-15T10:41:00Z">
              <w:rPr>
                <w:color w:val="FFFFFF"/>
              </w:rPr>
            </w:rPrChange>
          </w:rPr>
          <w:delText>($Query, $Connection)</w:delText>
        </w:r>
      </w:del>
    </w:p>
    <w:p w14:paraId="482D5C7E" w14:textId="06432258" w:rsidR="0078462C" w:rsidRPr="00B553CC" w:rsidDel="002C60AF" w:rsidRDefault="0078462C">
      <w:pPr>
        <w:pStyle w:val="NormalWeb"/>
        <w:rPr>
          <w:del w:id="1994" w:author="joël iselin" w:date="2020-11-15T10:49:00Z"/>
          <w:color w:val="FFFFFF"/>
        </w:rPr>
        <w:pPrChange w:id="1995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1996" w:author="joël iselin" w:date="2020-11-15T10:49:00Z">
        <w:r w:rsidRPr="00B553CC" w:rsidDel="002C60AF">
          <w:rPr>
            <w:color w:val="FFFFFF"/>
          </w:rPr>
          <w:delText xml:space="preserve">$DataAdapter = </w:delText>
        </w:r>
        <w:r w:rsidRPr="00B553CC" w:rsidDel="002C60AF">
          <w:delText>New</w:delText>
        </w:r>
        <w:r w:rsidRPr="00B553CC" w:rsidDel="002C60AF">
          <w:rPr>
            <w:color w:val="FFFFFF"/>
          </w:rPr>
          <w:delText>-</w:delText>
        </w:r>
        <w:r w:rsidRPr="00B553CC" w:rsidDel="002C60AF">
          <w:delText>Object</w:delText>
        </w:r>
        <w:r w:rsidRPr="00B553CC" w:rsidDel="002C60AF">
          <w:rPr>
            <w:color w:val="FFFFFF"/>
          </w:rPr>
          <w:delText xml:space="preserve"> </w:delText>
        </w:r>
        <w:r w:rsidRPr="00B553CC" w:rsidDel="002C60AF">
          <w:delText>MySql</w:delText>
        </w:r>
        <w:r w:rsidRPr="00B553CC" w:rsidDel="002C60AF">
          <w:rPr>
            <w:color w:val="FFFFFF"/>
          </w:rPr>
          <w:delText>.</w:delText>
        </w:r>
        <w:r w:rsidRPr="00B553CC" w:rsidDel="002C60AF">
          <w:delText>Data</w:delText>
        </w:r>
        <w:r w:rsidRPr="00B553CC" w:rsidDel="002C60AF">
          <w:rPr>
            <w:color w:val="FFFFFF"/>
          </w:rPr>
          <w:delText>.</w:delText>
        </w:r>
        <w:r w:rsidRPr="00B553CC" w:rsidDel="002C60AF">
          <w:delText>MySqlClient</w:delText>
        </w:r>
        <w:r w:rsidRPr="00B553CC" w:rsidDel="002C60AF">
          <w:rPr>
            <w:color w:val="FFFFFF"/>
          </w:rPr>
          <w:delText>.</w:delText>
        </w:r>
        <w:r w:rsidRPr="00B553CC" w:rsidDel="002C60AF">
          <w:delText>MySqlDataAdapter</w:delText>
        </w:r>
        <w:r w:rsidRPr="00B553CC" w:rsidDel="002C60AF">
          <w:rPr>
            <w:color w:val="FFFFFF"/>
          </w:rPr>
          <w:delText>($Command)</w:delText>
        </w:r>
      </w:del>
    </w:p>
    <w:p w14:paraId="0F42315B" w14:textId="4C9F6B97" w:rsidR="0078462C" w:rsidRPr="00F74F63" w:rsidDel="002C60AF" w:rsidRDefault="0078462C">
      <w:pPr>
        <w:pStyle w:val="NormalWeb"/>
        <w:rPr>
          <w:del w:id="1997" w:author="joël iselin" w:date="2020-11-15T10:49:00Z"/>
          <w:color w:val="FFFFFF"/>
          <w:lang w:val="en-GB"/>
          <w:rPrChange w:id="1998" w:author="joël iselin" w:date="2020-11-15T10:41:00Z">
            <w:rPr>
              <w:del w:id="1999" w:author="joël iselin" w:date="2020-11-15T10:49:00Z"/>
              <w:color w:val="FFFFFF"/>
            </w:rPr>
          </w:rPrChange>
        </w:rPr>
        <w:pPrChange w:id="2000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01" w:author="joël iselin" w:date="2020-11-15T10:49:00Z">
        <w:r w:rsidRPr="00F74F63" w:rsidDel="002C60AF">
          <w:rPr>
            <w:color w:val="FFFFFF"/>
            <w:lang w:val="en-GB"/>
            <w:rPrChange w:id="2002" w:author="joël iselin" w:date="2020-11-15T10:41:00Z">
              <w:rPr>
                <w:color w:val="FFFFFF"/>
              </w:rPr>
            </w:rPrChange>
          </w:rPr>
          <w:delText xml:space="preserve">$DataSet = </w:delText>
        </w:r>
        <w:r w:rsidRPr="00F74F63" w:rsidDel="002C60AF">
          <w:rPr>
            <w:lang w:val="en-GB"/>
            <w:rPrChange w:id="2003" w:author="joël iselin" w:date="2020-11-15T10:41:00Z">
              <w:rPr/>
            </w:rPrChange>
          </w:rPr>
          <w:delText>New</w:delText>
        </w:r>
        <w:r w:rsidRPr="00F74F63" w:rsidDel="002C60AF">
          <w:rPr>
            <w:color w:val="FFFFFF"/>
            <w:lang w:val="en-GB"/>
            <w:rPrChange w:id="2004" w:author="joël iselin" w:date="2020-11-15T10:41:00Z">
              <w:rPr>
                <w:color w:val="FFFFFF"/>
              </w:rPr>
            </w:rPrChange>
          </w:rPr>
          <w:delText>-</w:delText>
        </w:r>
        <w:r w:rsidRPr="00F74F63" w:rsidDel="002C60AF">
          <w:rPr>
            <w:lang w:val="en-GB"/>
            <w:rPrChange w:id="2005" w:author="joël iselin" w:date="2020-11-15T10:41:00Z">
              <w:rPr/>
            </w:rPrChange>
          </w:rPr>
          <w:delText>Object</w:delText>
        </w:r>
        <w:r w:rsidRPr="00F74F63" w:rsidDel="002C60AF">
          <w:rPr>
            <w:color w:val="FFFFFF"/>
            <w:lang w:val="en-GB"/>
            <w:rPrChange w:id="2006" w:author="joël iselin" w:date="2020-11-15T10:41:00Z">
              <w:rPr>
                <w:color w:val="FFFFFF"/>
              </w:rPr>
            </w:rPrChange>
          </w:rPr>
          <w:delText xml:space="preserve"> </w:delText>
        </w:r>
        <w:r w:rsidRPr="00F74F63" w:rsidDel="002C60AF">
          <w:rPr>
            <w:lang w:val="en-GB"/>
            <w:rPrChange w:id="2007" w:author="joël iselin" w:date="2020-11-15T10:41:00Z">
              <w:rPr/>
            </w:rPrChange>
          </w:rPr>
          <w:delText>System</w:delText>
        </w:r>
        <w:r w:rsidRPr="00F74F63" w:rsidDel="002C60AF">
          <w:rPr>
            <w:color w:val="FFFFFF"/>
            <w:lang w:val="en-GB"/>
            <w:rPrChange w:id="2008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2009" w:author="joël iselin" w:date="2020-11-15T10:41:00Z">
              <w:rPr/>
            </w:rPrChange>
          </w:rPr>
          <w:delText>Data</w:delText>
        </w:r>
        <w:r w:rsidRPr="00F74F63" w:rsidDel="002C60AF">
          <w:rPr>
            <w:color w:val="FFFFFF"/>
            <w:lang w:val="en-GB"/>
            <w:rPrChange w:id="2010" w:author="joël iselin" w:date="2020-11-15T10:41:00Z">
              <w:rPr>
                <w:color w:val="FFFFFF"/>
              </w:rPr>
            </w:rPrChange>
          </w:rPr>
          <w:delText>.</w:delText>
        </w:r>
        <w:r w:rsidRPr="00F74F63" w:rsidDel="002C60AF">
          <w:rPr>
            <w:lang w:val="en-GB"/>
            <w:rPrChange w:id="2011" w:author="joël iselin" w:date="2020-11-15T10:41:00Z">
              <w:rPr/>
            </w:rPrChange>
          </w:rPr>
          <w:delText>DataSet</w:delText>
        </w:r>
      </w:del>
    </w:p>
    <w:p w14:paraId="796C32E4" w14:textId="5A17AD90" w:rsidR="0078462C" w:rsidRPr="00F74F63" w:rsidDel="002C60AF" w:rsidRDefault="0078462C">
      <w:pPr>
        <w:pStyle w:val="NormalWeb"/>
        <w:rPr>
          <w:del w:id="2012" w:author="joël iselin" w:date="2020-11-15T10:49:00Z"/>
          <w:lang w:val="en-GB"/>
          <w:rPrChange w:id="2013" w:author="loony bin" w:date="2020-11-15T10:43:00Z">
            <w:rPr>
              <w:del w:id="2014" w:author="joël iselin" w:date="2020-11-15T10:49:00Z"/>
            </w:rPr>
          </w:rPrChange>
        </w:rPr>
        <w:pPrChange w:id="2015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16" w:author="joël iselin" w:date="2020-11-15T10:49:00Z">
        <w:r w:rsidRPr="00F74F63" w:rsidDel="002C60AF">
          <w:rPr>
            <w:lang w:val="en-GB"/>
            <w:rPrChange w:id="2017" w:author="loony bin" w:date="2020-11-15T10:43:00Z">
              <w:rPr/>
            </w:rPrChange>
          </w:rPr>
          <w:delText>$RecordCount = $dataAdapter.</w:delText>
        </w:r>
        <w:r w:rsidRPr="00F74F63" w:rsidDel="002C60AF">
          <w:rPr>
            <w:color w:val="98FB98"/>
            <w:lang w:val="en-GB"/>
            <w:rPrChange w:id="2018" w:author="loony bin" w:date="2020-11-15T10:43:00Z">
              <w:rPr>
                <w:color w:val="98FB98"/>
              </w:rPr>
            </w:rPrChange>
          </w:rPr>
          <w:delText>Fill</w:delText>
        </w:r>
        <w:r w:rsidRPr="00F74F63" w:rsidDel="002C60AF">
          <w:rPr>
            <w:lang w:val="en-GB"/>
            <w:rPrChange w:id="2019" w:author="loony bin" w:date="2020-11-15T10:43:00Z">
              <w:rPr/>
            </w:rPrChange>
          </w:rPr>
          <w:delText xml:space="preserve">($dataSet, </w:delText>
        </w:r>
        <w:r w:rsidRPr="00F74F63" w:rsidDel="002C60AF">
          <w:rPr>
            <w:color w:val="FFA0A0"/>
            <w:lang w:val="en-GB"/>
            <w:rPrChange w:id="2020" w:author="loony bin" w:date="2020-11-15T10:43:00Z">
              <w:rPr>
                <w:color w:val="FFA0A0"/>
              </w:rPr>
            </w:rPrChange>
          </w:rPr>
          <w:delText>"data"</w:delText>
        </w:r>
        <w:r w:rsidRPr="00F74F63" w:rsidDel="002C60AF">
          <w:rPr>
            <w:lang w:val="en-GB"/>
            <w:rPrChange w:id="2021" w:author="loony bin" w:date="2020-11-15T10:43:00Z">
              <w:rPr/>
            </w:rPrChange>
          </w:rPr>
          <w:delText>)</w:delText>
        </w:r>
      </w:del>
    </w:p>
    <w:p w14:paraId="46E955EE" w14:textId="51454960" w:rsidR="0078462C" w:rsidRPr="00B553CC" w:rsidDel="002C60AF" w:rsidRDefault="0078462C">
      <w:pPr>
        <w:pStyle w:val="NormalWeb"/>
        <w:rPr>
          <w:del w:id="2022" w:author="joël iselin" w:date="2020-11-15T10:49:00Z"/>
        </w:rPr>
        <w:pPrChange w:id="2023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24" w:author="joël iselin" w:date="2020-11-15T10:49:00Z">
        <w:r w:rsidRPr="00B553CC" w:rsidDel="002C60AF">
          <w:delText>$DataSet.</w:delText>
        </w:r>
        <w:r w:rsidRPr="00B553CC" w:rsidDel="002C60AF">
          <w:rPr>
            <w:color w:val="98FB98"/>
          </w:rPr>
          <w:delText>Tables</w:delText>
        </w:r>
        <w:r w:rsidRPr="00B553CC" w:rsidDel="002C60AF">
          <w:delText>[</w:delText>
        </w:r>
        <w:r w:rsidRPr="00B553CC" w:rsidDel="002C60AF">
          <w:rPr>
            <w:color w:val="CD5C5C"/>
          </w:rPr>
          <w:delText>0</w:delText>
        </w:r>
        <w:r w:rsidRPr="00B553CC" w:rsidDel="002C60AF">
          <w:delText>]</w:delText>
        </w:r>
      </w:del>
    </w:p>
    <w:p w14:paraId="0092641B" w14:textId="6A85AF11" w:rsidR="0078462C" w:rsidRPr="00B553CC" w:rsidDel="002C60AF" w:rsidRDefault="0078462C">
      <w:pPr>
        <w:pStyle w:val="NormalWeb"/>
        <w:rPr>
          <w:del w:id="2025" w:author="joël iselin" w:date="2020-11-15T10:49:00Z"/>
        </w:rPr>
        <w:pPrChange w:id="2026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27" w:author="joël iselin" w:date="2020-11-15T10:49:00Z">
        <w:r w:rsidRPr="00B553CC" w:rsidDel="002C60AF">
          <w:delText>}</w:delText>
        </w:r>
      </w:del>
    </w:p>
    <w:p w14:paraId="0B170EB8" w14:textId="115D8747" w:rsidR="0078462C" w:rsidRPr="00B553CC" w:rsidDel="002C60AF" w:rsidRDefault="0078462C">
      <w:pPr>
        <w:pStyle w:val="NormalWeb"/>
        <w:rPr>
          <w:del w:id="2028" w:author="joël iselin" w:date="2020-11-15T10:49:00Z"/>
          <w:color w:val="FFFFFF"/>
        </w:rPr>
        <w:pPrChange w:id="2029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30" w:author="joël iselin" w:date="2020-11-15T10:49:00Z">
        <w:r w:rsidRPr="00B553CC" w:rsidDel="002C60AF">
          <w:delText>Catch</w:delText>
        </w:r>
        <w:r w:rsidRPr="00B553CC" w:rsidDel="002C60AF">
          <w:rPr>
            <w:color w:val="FFFFFF"/>
          </w:rPr>
          <w:delText xml:space="preserve"> {</w:delText>
        </w:r>
      </w:del>
    </w:p>
    <w:p w14:paraId="0E9C5116" w14:textId="6F16C8D1" w:rsidR="0078462C" w:rsidRPr="00F74F63" w:rsidDel="002C60AF" w:rsidRDefault="0078462C">
      <w:pPr>
        <w:pStyle w:val="NormalWeb"/>
        <w:rPr>
          <w:del w:id="2031" w:author="joël iselin" w:date="2020-11-15T10:49:00Z"/>
          <w:color w:val="FFFFFF"/>
          <w:lang w:val="en-GB"/>
          <w:rPrChange w:id="2032" w:author="loony bin" w:date="2020-11-15T10:43:00Z">
            <w:rPr>
              <w:del w:id="2033" w:author="joël iselin" w:date="2020-11-15T10:49:00Z"/>
              <w:color w:val="FFFFFF"/>
            </w:rPr>
          </w:rPrChange>
        </w:rPr>
        <w:pPrChange w:id="2034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35" w:author="joël iselin" w:date="2020-11-15T10:49:00Z">
        <w:r w:rsidRPr="00F74F63" w:rsidDel="002C60AF">
          <w:rPr>
            <w:color w:val="98FB98"/>
            <w:lang w:val="en-GB"/>
            <w:rPrChange w:id="2036" w:author="loony bin" w:date="2020-11-15T10:43:00Z">
              <w:rPr>
                <w:color w:val="98FB98"/>
              </w:rPr>
            </w:rPrChange>
          </w:rPr>
          <w:delText>Write</w:delText>
        </w:r>
        <w:r w:rsidRPr="00F74F63" w:rsidDel="002C60AF">
          <w:rPr>
            <w:color w:val="FFFFFF"/>
            <w:lang w:val="en-GB"/>
            <w:rPrChange w:id="2037" w:author="loony bin" w:date="2020-11-15T10:43:00Z">
              <w:rPr>
                <w:color w:val="FFFFFF"/>
              </w:rPr>
            </w:rPrChange>
          </w:rPr>
          <w:delText>-</w:delText>
        </w:r>
        <w:r w:rsidRPr="00F74F63" w:rsidDel="002C60AF">
          <w:rPr>
            <w:color w:val="98FB98"/>
            <w:lang w:val="en-GB"/>
            <w:rPrChange w:id="2038" w:author="loony bin" w:date="2020-11-15T10:43:00Z">
              <w:rPr>
                <w:color w:val="98FB98"/>
              </w:rPr>
            </w:rPrChange>
          </w:rPr>
          <w:delText>Host</w:delText>
        </w:r>
        <w:r w:rsidRPr="00F74F63" w:rsidDel="002C60AF">
          <w:rPr>
            <w:color w:val="FFFFFF"/>
            <w:lang w:val="en-GB"/>
            <w:rPrChange w:id="2039" w:author="loony bin" w:date="2020-11-15T10:43:00Z">
              <w:rPr>
                <w:color w:val="FFFFFF"/>
              </w:rPr>
            </w:rPrChange>
          </w:rPr>
          <w:delText xml:space="preserve"> </w:delText>
        </w:r>
        <w:r w:rsidRPr="00F74F63" w:rsidDel="002C60AF">
          <w:rPr>
            <w:lang w:val="en-GB"/>
            <w:rPrChange w:id="2040" w:author="loony bin" w:date="2020-11-15T10:43:00Z">
              <w:rPr/>
            </w:rPrChange>
          </w:rPr>
          <w:delText>"ERROR : Unable to run query : $query `n$Error[0]"</w:delText>
        </w:r>
      </w:del>
    </w:p>
    <w:p w14:paraId="1DDF665D" w14:textId="50641B6D" w:rsidR="0078462C" w:rsidRPr="00B553CC" w:rsidDel="002C60AF" w:rsidRDefault="0078462C">
      <w:pPr>
        <w:pStyle w:val="NormalWeb"/>
        <w:rPr>
          <w:del w:id="2041" w:author="joël iselin" w:date="2020-11-15T10:49:00Z"/>
        </w:rPr>
        <w:pPrChange w:id="2042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43" w:author="joël iselin" w:date="2020-11-15T10:49:00Z">
        <w:r w:rsidRPr="00B553CC" w:rsidDel="002C60AF">
          <w:delText>}</w:delText>
        </w:r>
      </w:del>
    </w:p>
    <w:p w14:paraId="1E66C3CF" w14:textId="73CD169A" w:rsidR="0078462C" w:rsidRPr="00B553CC" w:rsidDel="002C60AF" w:rsidRDefault="0078462C">
      <w:pPr>
        <w:pStyle w:val="NormalWeb"/>
        <w:rPr>
          <w:del w:id="2044" w:author="joël iselin" w:date="2020-11-15T10:49:00Z"/>
          <w:color w:val="FFFFFF"/>
        </w:rPr>
        <w:pPrChange w:id="2045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46" w:author="joël iselin" w:date="2020-11-15T10:49:00Z">
        <w:r w:rsidRPr="00B553CC" w:rsidDel="002C60AF">
          <w:delText>Finally</w:delText>
        </w:r>
        <w:r w:rsidRPr="00B553CC" w:rsidDel="002C60AF">
          <w:rPr>
            <w:color w:val="FFFFFF"/>
          </w:rPr>
          <w:delText xml:space="preserve"> {</w:delText>
        </w:r>
      </w:del>
    </w:p>
    <w:p w14:paraId="67729900" w14:textId="5CED82E3" w:rsidR="0078462C" w:rsidRPr="00B553CC" w:rsidDel="002C60AF" w:rsidRDefault="0078462C">
      <w:pPr>
        <w:pStyle w:val="NormalWeb"/>
        <w:rPr>
          <w:del w:id="2047" w:author="joël iselin" w:date="2020-11-15T10:49:00Z"/>
        </w:rPr>
        <w:pPrChange w:id="2048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49" w:author="joël iselin" w:date="2020-11-15T10:49:00Z">
        <w:r w:rsidRPr="00B553CC" w:rsidDel="002C60AF">
          <w:delText>$Connection.</w:delText>
        </w:r>
        <w:r w:rsidRPr="00B553CC" w:rsidDel="002C60AF">
          <w:rPr>
            <w:color w:val="98FB98"/>
          </w:rPr>
          <w:delText>Close</w:delText>
        </w:r>
        <w:r w:rsidRPr="00B553CC" w:rsidDel="002C60AF">
          <w:delText>()</w:delText>
        </w:r>
      </w:del>
    </w:p>
    <w:p w14:paraId="3264916B" w14:textId="3EAA8CF2" w:rsidR="0078462C" w:rsidRPr="00B553CC" w:rsidDel="002C60AF" w:rsidRDefault="0078462C">
      <w:pPr>
        <w:pStyle w:val="NormalWeb"/>
        <w:rPr>
          <w:del w:id="2050" w:author="joël iselin" w:date="2020-11-15T10:49:00Z"/>
        </w:rPr>
        <w:pPrChange w:id="2051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52" w:author="joël iselin" w:date="2020-11-15T10:49:00Z">
        <w:r w:rsidRPr="00B553CC" w:rsidDel="002C60AF">
          <w:delText>}</w:delText>
        </w:r>
      </w:del>
    </w:p>
    <w:p w14:paraId="572B9421" w14:textId="585F499A" w:rsidR="0078462C" w:rsidRPr="00B553CC" w:rsidDel="002C60AF" w:rsidRDefault="0078462C">
      <w:pPr>
        <w:pStyle w:val="NormalWeb"/>
        <w:rPr>
          <w:del w:id="2053" w:author="joël iselin" w:date="2020-11-15T10:49:00Z"/>
        </w:rPr>
        <w:pPrChange w:id="2054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del w:id="2055" w:author="joël iselin" w:date="2020-11-15T10:49:00Z">
        <w:r w:rsidRPr="00B553CC" w:rsidDel="002C60AF">
          <w:delText> </w:delText>
        </w:r>
      </w:del>
    </w:p>
    <w:p w14:paraId="3DDEA329" w14:textId="77777777" w:rsidR="0078462C" w:rsidRPr="00595500" w:rsidRDefault="0078462C">
      <w:pPr>
        <w:pStyle w:val="NormalWeb"/>
        <w:pPrChange w:id="2056" w:author="joël iselin" w:date="2020-11-15T12:32:00Z">
          <w:pPr>
            <w:pStyle w:val="HTMLPreformatted"/>
            <w:numPr>
              <w:numId w:val="49"/>
            </w:numPr>
            <w:tabs>
              <w:tab w:val="num" w:pos="720"/>
            </w:tabs>
            <w:ind w:left="720" w:hanging="360"/>
          </w:pPr>
        </w:pPrChange>
      </w:pPr>
      <w:r w:rsidRPr="00595500">
        <w:br w:type="page"/>
      </w:r>
    </w:p>
    <w:p w14:paraId="21262853" w14:textId="6E72EE14" w:rsidR="0078462C" w:rsidRPr="001E5F55" w:rsidRDefault="0078462C">
      <w:pPr>
        <w:pStyle w:val="Heading1"/>
        <w:pPrChange w:id="2057" w:author="- michi -" w:date="2020-11-14T21:10:00Z">
          <w:pPr/>
        </w:pPrChange>
      </w:pPr>
      <w:bookmarkStart w:id="2058" w:name="_Toc56280984"/>
      <w:proofErr w:type="spellStart"/>
      <w:r w:rsidRPr="001E5F55">
        <w:lastRenderedPageBreak/>
        <w:t>Eingabemasken</w:t>
      </w:r>
      <w:proofErr w:type="spellEnd"/>
      <w:del w:id="2059" w:author="loony bin" w:date="2020-11-15T12:23:00Z">
        <w:r w:rsidRPr="001E5F55">
          <w:delText xml:space="preserve"> </w:delText>
        </w:r>
      </w:del>
      <w:ins w:id="2060" w:author="loony bin" w:date="2020-11-15T12:26:00Z">
        <w:r w:rsidR="00411DA3">
          <w:t xml:space="preserve"> </w:t>
        </w:r>
      </w:ins>
      <w:r w:rsidRPr="001E5F55">
        <w:t>/</w:t>
      </w:r>
      <w:del w:id="2061" w:author="loony bin" w:date="2020-11-15T12:23:00Z">
        <w:r w:rsidRPr="001E5F55" w:rsidDel="009D3441">
          <w:delText xml:space="preserve"> </w:delText>
        </w:r>
      </w:del>
      <w:ins w:id="2062" w:author="loony bin" w:date="2020-11-15T12:26:00Z">
        <w:r>
          <w:t xml:space="preserve"> </w:t>
        </w:r>
      </w:ins>
      <w:r w:rsidRPr="001E5F55">
        <w:t>WPF</w:t>
      </w:r>
      <w:del w:id="2063" w:author="loony bin" w:date="2020-11-15T12:23:00Z">
        <w:r w:rsidRPr="001E5F55">
          <w:delText xml:space="preserve"> </w:delText>
        </w:r>
      </w:del>
      <w:ins w:id="2064" w:author="loony bin" w:date="2020-11-15T12:26:00Z">
        <w:r w:rsidR="00411DA3">
          <w:t xml:space="preserve"> </w:t>
        </w:r>
      </w:ins>
      <w:del w:id="2065" w:author="loony bin" w:date="2020-11-15T10:43:00Z">
        <w:r w:rsidR="00E906BD" w:rsidRPr="001E5F55">
          <w:delText>PowerShell</w:delText>
        </w:r>
      </w:del>
      <w:proofErr w:type="spellStart"/>
      <w:ins w:id="2066" w:author="loony bin" w:date="2020-11-15T10:43:00Z">
        <w:r w:rsidR="00F74F63" w:rsidRPr="001E5F55">
          <w:t>Powershell</w:t>
        </w:r>
      </w:ins>
      <w:proofErr w:type="spellEnd"/>
      <w:del w:id="2067" w:author="loony bin" w:date="2020-11-15T12:23:00Z">
        <w:r w:rsidRPr="001E5F55">
          <w:delText xml:space="preserve"> </w:delText>
        </w:r>
      </w:del>
      <w:ins w:id="2068" w:author="loony bin" w:date="2020-11-15T12:26:00Z">
        <w:r w:rsidR="00411DA3">
          <w:t xml:space="preserve"> </w:t>
        </w:r>
      </w:ins>
      <w:r w:rsidRPr="001E5F55">
        <w:t>Kit</w:t>
      </w:r>
      <w:del w:id="2069" w:author="loony bin" w:date="2020-11-15T12:23:00Z">
        <w:r w:rsidRPr="001E5F55">
          <w:delText xml:space="preserve"> </w:delText>
        </w:r>
      </w:del>
      <w:ins w:id="2070" w:author="loony bin" w:date="2020-11-15T12:26:00Z">
        <w:r w:rsidR="00411DA3">
          <w:t xml:space="preserve"> </w:t>
        </w:r>
      </w:ins>
      <w:r w:rsidRPr="001E5F55">
        <w:t>(WPK)</w:t>
      </w:r>
      <w:bookmarkEnd w:id="2058"/>
    </w:p>
    <w:p w14:paraId="158C8611" w14:textId="3CA6CE9F" w:rsidR="00366552" w:rsidRPr="00595500" w:rsidRDefault="0078462C">
      <w:pPr>
        <w:rPr>
          <w:ins w:id="2071" w:author="- michi -" w:date="2020-11-14T20:23:00Z"/>
        </w:rPr>
        <w:pPrChange w:id="2072" w:author="- michi -" w:date="2020-11-14T21:10:00Z">
          <w:pPr>
            <w:pStyle w:val="Heading1"/>
          </w:pPr>
        </w:pPrChange>
      </w:pPr>
      <w:r w:rsidRPr="00110066">
        <w:rPr>
          <w:rPrChange w:id="207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Eine</w:t>
      </w:r>
      <w:del w:id="2074" w:author="loony bin" w:date="2020-11-15T12:23:00Z">
        <w:r w:rsidRPr="00110066">
          <w:rPr>
            <w:rPrChange w:id="207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76" w:author="loony bin" w:date="2020-11-15T12:26:00Z">
        <w:r w:rsidR="00411DA3">
          <w:t xml:space="preserve"> </w:t>
        </w:r>
      </w:ins>
      <w:r w:rsidRPr="00110066">
        <w:rPr>
          <w:rPrChange w:id="2077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sehr</w:t>
      </w:r>
      <w:del w:id="2078" w:author="loony bin" w:date="2020-11-15T12:23:00Z">
        <w:r w:rsidRPr="00110066">
          <w:rPr>
            <w:rPrChange w:id="2079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80" w:author="loony bin" w:date="2020-11-15T12:26:00Z">
        <w:r w:rsidR="00411DA3">
          <w:t xml:space="preserve"> </w:t>
        </w:r>
      </w:ins>
      <w:r w:rsidRPr="00110066">
        <w:rPr>
          <w:rPrChange w:id="2081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einfache</w:t>
      </w:r>
      <w:del w:id="2082" w:author="loony bin" w:date="2020-11-15T12:23:00Z">
        <w:r w:rsidRPr="00110066">
          <w:rPr>
            <w:rPrChange w:id="2083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84" w:author="loony bin" w:date="2020-11-15T12:26:00Z">
        <w:r w:rsidR="00411DA3">
          <w:t xml:space="preserve"> </w:t>
        </w:r>
      </w:ins>
      <w:r w:rsidRPr="00110066">
        <w:rPr>
          <w:rPrChange w:id="2085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Variante,</w:t>
      </w:r>
      <w:del w:id="2086" w:author="loony bin" w:date="2020-11-15T12:23:00Z">
        <w:r w:rsidRPr="00110066">
          <w:rPr>
            <w:rPrChange w:id="2087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88" w:author="loony bin" w:date="2020-11-15T12:26:00Z">
        <w:r w:rsidR="00411DA3">
          <w:t xml:space="preserve"> </w:t>
        </w:r>
      </w:ins>
      <w:r w:rsidRPr="00110066">
        <w:rPr>
          <w:rPrChange w:id="2089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um</w:t>
      </w:r>
      <w:del w:id="2090" w:author="loony bin" w:date="2020-11-15T12:23:00Z">
        <w:r w:rsidRPr="00110066">
          <w:rPr>
            <w:rPrChange w:id="2091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92" w:author="loony bin" w:date="2020-11-15T12:26:00Z">
        <w:r w:rsidR="00411DA3">
          <w:t xml:space="preserve"> </w:t>
        </w:r>
      </w:ins>
      <w:r w:rsidRPr="00110066">
        <w:rPr>
          <w:rPrChange w:id="209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mit</w:t>
      </w:r>
      <w:del w:id="2094" w:author="loony bin" w:date="2020-11-15T12:23:00Z">
        <w:r w:rsidRPr="00110066">
          <w:rPr>
            <w:rPrChange w:id="209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096" w:author="loony bin" w:date="2020-11-15T12:26:00Z">
        <w:r w:rsidR="00411DA3">
          <w:t xml:space="preserve"> </w:t>
        </w:r>
      </w:ins>
      <w:del w:id="2097" w:author="loony bin" w:date="2020-11-15T10:43:00Z">
        <w:r w:rsidR="00E906BD" w:rsidRPr="00110066">
          <w:rPr>
            <w:rPrChange w:id="2098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>PowerShell</w:delText>
        </w:r>
      </w:del>
      <w:proofErr w:type="spellStart"/>
      <w:ins w:id="2099" w:author="loony bin" w:date="2020-11-15T10:43:00Z">
        <w:r w:rsidR="00F74F63">
          <w:t>Powershell</w:t>
        </w:r>
      </w:ins>
      <w:proofErr w:type="spellEnd"/>
      <w:del w:id="2100" w:author="loony bin" w:date="2020-11-15T12:23:00Z">
        <w:r w:rsidRPr="00110066">
          <w:rPr>
            <w:rPrChange w:id="2101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02" w:author="loony bin" w:date="2020-11-15T12:26:00Z">
        <w:r w:rsidR="00411DA3">
          <w:t xml:space="preserve"> </w:t>
        </w:r>
      </w:ins>
      <w:r w:rsidRPr="00110066">
        <w:rPr>
          <w:rPrChange w:id="210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eine</w:t>
      </w:r>
      <w:del w:id="2104" w:author="loony bin" w:date="2020-11-15T12:23:00Z">
        <w:r w:rsidRPr="00110066">
          <w:rPr>
            <w:rPrChange w:id="210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06" w:author="loony bin" w:date="2020-11-15T12:26:00Z">
        <w:r w:rsidR="00411DA3">
          <w:t xml:space="preserve"> </w:t>
        </w:r>
      </w:ins>
      <w:r w:rsidRPr="00110066">
        <w:rPr>
          <w:rPrChange w:id="2107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GUI</w:t>
      </w:r>
      <w:del w:id="2108" w:author="loony bin" w:date="2020-11-15T12:23:00Z">
        <w:r w:rsidRPr="00110066">
          <w:rPr>
            <w:rPrChange w:id="2109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10" w:author="loony bin" w:date="2020-11-15T12:26:00Z">
        <w:r w:rsidR="00411DA3">
          <w:t xml:space="preserve"> </w:t>
        </w:r>
      </w:ins>
      <w:r w:rsidRPr="00110066">
        <w:rPr>
          <w:rPrChange w:id="2111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zu</w:t>
      </w:r>
      <w:del w:id="2112" w:author="loony bin" w:date="2020-11-15T12:23:00Z">
        <w:r w:rsidRPr="00110066">
          <w:rPr>
            <w:rPrChange w:id="2113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14" w:author="loony bin" w:date="2020-11-15T12:26:00Z">
        <w:r w:rsidR="00411DA3">
          <w:t xml:space="preserve"> </w:t>
        </w:r>
      </w:ins>
      <w:r w:rsidRPr="00110066">
        <w:rPr>
          <w:rPrChange w:id="2115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erstellen</w:t>
      </w:r>
      <w:del w:id="2116" w:author="loony bin" w:date="2020-11-15T12:23:00Z">
        <w:r w:rsidRPr="00110066">
          <w:rPr>
            <w:rPrChange w:id="2117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18" w:author="loony bin" w:date="2020-11-15T12:26:00Z">
        <w:r w:rsidR="00411DA3">
          <w:t xml:space="preserve"> </w:t>
        </w:r>
      </w:ins>
      <w:r w:rsidRPr="00110066">
        <w:rPr>
          <w:rPrChange w:id="2119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bietet</w:t>
      </w:r>
      <w:del w:id="2120" w:author="loony bin" w:date="2020-11-15T12:23:00Z">
        <w:r w:rsidRPr="00110066">
          <w:rPr>
            <w:rPrChange w:id="2121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22" w:author="loony bin" w:date="2020-11-15T12:26:00Z">
        <w:r w:rsidR="00411DA3">
          <w:t xml:space="preserve"> </w:t>
        </w:r>
      </w:ins>
      <w:r w:rsidRPr="00110066">
        <w:rPr>
          <w:rPrChange w:id="212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WPF-XAML.</w:t>
      </w:r>
      <w:del w:id="2124" w:author="loony bin" w:date="2020-11-15T12:23:00Z">
        <w:r w:rsidRPr="00110066">
          <w:rPr>
            <w:rPrChange w:id="212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26" w:author="loony bin" w:date="2020-11-15T12:26:00Z">
        <w:r w:rsidR="00411DA3">
          <w:t xml:space="preserve"> </w:t>
        </w:r>
      </w:ins>
      <w:r w:rsidRPr="00110066">
        <w:rPr>
          <w:rPrChange w:id="2127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Das</w:t>
      </w:r>
      <w:del w:id="2128" w:author="loony bin" w:date="2020-11-15T12:23:00Z">
        <w:r w:rsidRPr="00110066">
          <w:rPr>
            <w:rPrChange w:id="2129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30" w:author="loony bin" w:date="2020-11-15T12:26:00Z">
        <w:r w:rsidR="00411DA3">
          <w:t xml:space="preserve"> </w:t>
        </w:r>
      </w:ins>
      <w:r w:rsidRPr="00110066">
        <w:rPr>
          <w:rPrChange w:id="2131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Layout</w:t>
      </w:r>
      <w:del w:id="2132" w:author="loony bin" w:date="2020-11-15T12:23:00Z">
        <w:r w:rsidRPr="00110066">
          <w:rPr>
            <w:rPrChange w:id="2133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34" w:author="loony bin" w:date="2020-11-15T12:26:00Z">
        <w:r w:rsidR="00411DA3">
          <w:t xml:space="preserve"> </w:t>
        </w:r>
      </w:ins>
      <w:r w:rsidRPr="00110066">
        <w:rPr>
          <w:rPrChange w:id="2135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kann</w:t>
      </w:r>
      <w:del w:id="2136" w:author="loony bin" w:date="2020-11-15T12:23:00Z">
        <w:r w:rsidRPr="00110066">
          <w:rPr>
            <w:rPrChange w:id="2137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38" w:author="loony bin" w:date="2020-11-15T12:26:00Z">
        <w:r w:rsidR="00411DA3">
          <w:t xml:space="preserve"> </w:t>
        </w:r>
      </w:ins>
      <w:r w:rsidRPr="00110066">
        <w:rPr>
          <w:rPrChange w:id="2139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dabei</w:t>
      </w:r>
      <w:del w:id="2140" w:author="loony bin" w:date="2020-11-15T12:23:00Z">
        <w:r w:rsidRPr="00110066">
          <w:rPr>
            <w:rPrChange w:id="2141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42" w:author="loony bin" w:date="2020-11-15T12:26:00Z">
        <w:r w:rsidR="00411DA3">
          <w:t xml:space="preserve"> </w:t>
        </w:r>
      </w:ins>
      <w:r w:rsidRPr="00110066">
        <w:rPr>
          <w:rPrChange w:id="214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ähnlich</w:t>
      </w:r>
      <w:del w:id="2144" w:author="loony bin" w:date="2020-11-15T12:23:00Z">
        <w:r w:rsidRPr="00110066">
          <w:rPr>
            <w:rPrChange w:id="214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46" w:author="loony bin" w:date="2020-11-15T12:26:00Z">
        <w:r w:rsidR="00411DA3">
          <w:t xml:space="preserve"> </w:t>
        </w:r>
      </w:ins>
      <w:r w:rsidRPr="00110066">
        <w:rPr>
          <w:rPrChange w:id="2147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einer</w:t>
      </w:r>
      <w:del w:id="2148" w:author="loony bin" w:date="2020-11-15T12:23:00Z">
        <w:r w:rsidRPr="00110066">
          <w:rPr>
            <w:rPrChange w:id="2149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50" w:author="loony bin" w:date="2020-11-15T12:26:00Z">
        <w:r w:rsidR="00411DA3">
          <w:t xml:space="preserve"> </w:t>
        </w:r>
      </w:ins>
      <w:r w:rsidRPr="00110066">
        <w:rPr>
          <w:rPrChange w:id="2151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HTML-Datei</w:t>
      </w:r>
      <w:del w:id="2152" w:author="loony bin" w:date="2020-11-15T12:23:00Z">
        <w:r w:rsidRPr="00110066">
          <w:rPr>
            <w:rPrChange w:id="2153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54" w:author="loony bin" w:date="2020-11-15T12:26:00Z">
        <w:r w:rsidR="00411DA3">
          <w:t xml:space="preserve"> </w:t>
        </w:r>
      </w:ins>
      <w:r w:rsidRPr="00110066">
        <w:rPr>
          <w:rPrChange w:id="2155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erstellt</w:t>
      </w:r>
      <w:del w:id="2156" w:author="loony bin" w:date="2020-11-15T12:23:00Z">
        <w:r w:rsidRPr="00110066">
          <w:rPr>
            <w:rPrChange w:id="2157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58" w:author="loony bin" w:date="2020-11-15T12:26:00Z">
        <w:r w:rsidR="00411DA3">
          <w:t xml:space="preserve"> </w:t>
        </w:r>
      </w:ins>
      <w:r w:rsidRPr="00110066">
        <w:rPr>
          <w:rPrChange w:id="2159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werden.</w:t>
      </w:r>
      <w:del w:id="2160" w:author="loony bin" w:date="2020-11-15T12:23:00Z">
        <w:r w:rsidRPr="00110066">
          <w:rPr>
            <w:rPrChange w:id="2161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62" w:author="loony bin" w:date="2020-11-15T12:26:00Z">
        <w:r w:rsidR="00411DA3">
          <w:t xml:space="preserve"> </w:t>
        </w:r>
      </w:ins>
      <w:r w:rsidRPr="00110066">
        <w:rPr>
          <w:rPrChange w:id="2163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Das</w:t>
      </w:r>
      <w:del w:id="2164" w:author="loony bin" w:date="2020-11-15T12:23:00Z">
        <w:r w:rsidRPr="00110066">
          <w:rPr>
            <w:rPrChange w:id="2165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66" w:author="loony bin" w:date="2020-11-15T12:26:00Z">
        <w:r w:rsidR="00411DA3">
          <w:t xml:space="preserve"> </w:t>
        </w:r>
      </w:ins>
      <w:r w:rsidRPr="00110066">
        <w:rPr>
          <w:rPrChange w:id="2167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kostenlose</w:t>
      </w:r>
      <w:del w:id="2168" w:author="loony bin" w:date="2020-11-15T12:23:00Z">
        <w:r w:rsidRPr="00110066">
          <w:rPr>
            <w:rPrChange w:id="2169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70" w:author="loony bin" w:date="2020-11-15T12:26:00Z">
        <w:r w:rsidR="00411DA3">
          <w:t xml:space="preserve"> </w:t>
        </w:r>
      </w:ins>
      <w:r w:rsidRPr="00110066">
        <w:rPr>
          <w:rPrChange w:id="2171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Visual</w:t>
      </w:r>
      <w:del w:id="2172" w:author="loony bin" w:date="2020-11-15T12:23:00Z">
        <w:r w:rsidRPr="00110066">
          <w:rPr>
            <w:rPrChange w:id="2173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74" w:author="loony bin" w:date="2020-11-15T12:26:00Z">
        <w:r w:rsidR="00411DA3">
          <w:t xml:space="preserve"> </w:t>
        </w:r>
      </w:ins>
      <w:r w:rsidRPr="00110066">
        <w:rPr>
          <w:rPrChange w:id="2175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Studio</w:t>
      </w:r>
      <w:del w:id="2176" w:author="loony bin" w:date="2020-11-15T12:23:00Z">
        <w:r w:rsidRPr="00110066">
          <w:rPr>
            <w:rPrChange w:id="2177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78" w:author="loony bin" w:date="2020-11-15T12:26:00Z">
        <w:r w:rsidR="00411DA3">
          <w:t xml:space="preserve"> </w:t>
        </w:r>
      </w:ins>
      <w:del w:id="2179" w:author="joël iselin" w:date="2020-11-15T10:51:00Z">
        <w:r w:rsidRPr="00110066" w:rsidDel="00A303AF">
          <w:rPr>
            <w:rPrChange w:id="2180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Express </w:delText>
        </w:r>
      </w:del>
      <w:proofErr w:type="spellStart"/>
      <w:ins w:id="2181" w:author="joël iselin" w:date="2020-11-15T10:51:00Z">
        <w:r w:rsidR="00A303AF">
          <w:t>community</w:t>
        </w:r>
        <w:proofErr w:type="spellEnd"/>
        <w:r w:rsidR="00A303AF" w:rsidRPr="00110066">
          <w:rPr>
            <w:rPrChange w:id="2182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t xml:space="preserve"> </w:t>
        </w:r>
      </w:ins>
      <w:ins w:id="2183" w:author="loony bin" w:date="2020-11-15T12:26:00Z">
        <w:r w:rsidR="00411DA3">
          <w:t xml:space="preserve"> </w:t>
        </w:r>
      </w:ins>
      <w:r w:rsidRPr="00110066">
        <w:rPr>
          <w:rPrChange w:id="2184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bietet</w:t>
      </w:r>
      <w:del w:id="2185" w:author="loony bin" w:date="2020-11-15T12:23:00Z">
        <w:r w:rsidRPr="00110066">
          <w:rPr>
            <w:rPrChange w:id="2186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87" w:author="loony bin" w:date="2020-11-15T12:26:00Z">
        <w:r w:rsidR="00411DA3">
          <w:t xml:space="preserve"> </w:t>
        </w:r>
      </w:ins>
      <w:r w:rsidRPr="00110066">
        <w:rPr>
          <w:rPrChange w:id="2188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zudem</w:t>
      </w:r>
      <w:del w:id="2189" w:author="loony bin" w:date="2020-11-15T12:23:00Z">
        <w:r w:rsidRPr="00110066">
          <w:rPr>
            <w:rPrChange w:id="2190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91" w:author="loony bin" w:date="2020-11-15T12:26:00Z">
        <w:r w:rsidR="00411DA3">
          <w:t xml:space="preserve"> </w:t>
        </w:r>
      </w:ins>
      <w:r w:rsidRPr="00110066">
        <w:rPr>
          <w:rPrChange w:id="2192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die</w:t>
      </w:r>
      <w:del w:id="2193" w:author="loony bin" w:date="2020-11-15T12:23:00Z">
        <w:r w:rsidRPr="00110066">
          <w:rPr>
            <w:rPrChange w:id="2194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95" w:author="loony bin" w:date="2020-11-15T12:26:00Z">
        <w:r w:rsidR="00411DA3">
          <w:t xml:space="preserve"> </w:t>
        </w:r>
      </w:ins>
      <w:r w:rsidRPr="00110066">
        <w:rPr>
          <w:rPrChange w:id="2196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Möglichkeit,</w:t>
      </w:r>
      <w:del w:id="2197" w:author="loony bin" w:date="2020-11-15T12:23:00Z">
        <w:r w:rsidRPr="00110066">
          <w:rPr>
            <w:rPrChange w:id="2198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199" w:author="loony bin" w:date="2020-11-15T12:26:00Z">
        <w:r w:rsidR="00411DA3">
          <w:t xml:space="preserve"> </w:t>
        </w:r>
      </w:ins>
      <w:r w:rsidRPr="00110066">
        <w:rPr>
          <w:rPrChange w:id="2200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das</w:t>
      </w:r>
      <w:del w:id="2201" w:author="loony bin" w:date="2020-11-15T12:23:00Z">
        <w:r w:rsidRPr="00110066">
          <w:rPr>
            <w:rPrChange w:id="2202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03" w:author="loony bin" w:date="2020-11-15T12:26:00Z">
        <w:r w:rsidR="00411DA3">
          <w:t xml:space="preserve"> </w:t>
        </w:r>
      </w:ins>
      <w:r w:rsidRPr="00110066">
        <w:rPr>
          <w:rPrChange w:id="2204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Layout</w:t>
      </w:r>
      <w:del w:id="2205" w:author="loony bin" w:date="2020-11-15T12:23:00Z">
        <w:r w:rsidRPr="00110066">
          <w:rPr>
            <w:rPrChange w:id="2206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07" w:author="loony bin" w:date="2020-11-15T12:26:00Z">
        <w:r w:rsidR="00411DA3">
          <w:t xml:space="preserve"> </w:t>
        </w:r>
      </w:ins>
      <w:r w:rsidRPr="00110066">
        <w:rPr>
          <w:rPrChange w:id="2208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einfach</w:t>
      </w:r>
      <w:del w:id="2209" w:author="loony bin" w:date="2020-11-15T12:23:00Z">
        <w:r w:rsidRPr="00110066">
          <w:rPr>
            <w:rPrChange w:id="2210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11" w:author="loony bin" w:date="2020-11-15T12:26:00Z">
        <w:r w:rsidR="00411DA3">
          <w:t xml:space="preserve"> </w:t>
        </w:r>
      </w:ins>
      <w:r w:rsidRPr="00110066">
        <w:rPr>
          <w:rPrChange w:id="2212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in</w:t>
      </w:r>
      <w:del w:id="2213" w:author="loony bin" w:date="2020-11-15T12:23:00Z">
        <w:r w:rsidRPr="00110066">
          <w:rPr>
            <w:rPrChange w:id="2214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15" w:author="loony bin" w:date="2020-11-15T12:26:00Z">
        <w:r w:rsidR="00411DA3">
          <w:t xml:space="preserve"> </w:t>
        </w:r>
      </w:ins>
      <w:r w:rsidRPr="00110066">
        <w:rPr>
          <w:rPrChange w:id="2216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einem</w:t>
      </w:r>
      <w:del w:id="2217" w:author="loony bin" w:date="2020-11-15T12:23:00Z">
        <w:r w:rsidRPr="00110066">
          <w:rPr>
            <w:rPrChange w:id="2218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19" w:author="loony bin" w:date="2020-11-15T12:26:00Z">
        <w:r w:rsidR="00411DA3">
          <w:t xml:space="preserve"> </w:t>
        </w:r>
      </w:ins>
      <w:r w:rsidRPr="00110066">
        <w:rPr>
          <w:rPrChange w:id="2220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grafischen</w:t>
      </w:r>
      <w:del w:id="2221" w:author="loony bin" w:date="2020-11-15T12:23:00Z">
        <w:r w:rsidRPr="00110066">
          <w:rPr>
            <w:rPrChange w:id="2222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23" w:author="loony bin" w:date="2020-11-15T12:26:00Z">
        <w:r w:rsidR="00411DA3">
          <w:t xml:space="preserve"> </w:t>
        </w:r>
      </w:ins>
      <w:r w:rsidRPr="00110066">
        <w:rPr>
          <w:rPrChange w:id="2224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Editor</w:t>
      </w:r>
      <w:del w:id="2225" w:author="loony bin" w:date="2020-11-15T12:23:00Z">
        <w:r w:rsidRPr="00110066">
          <w:rPr>
            <w:rPrChange w:id="2226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27" w:author="loony bin" w:date="2020-11-15T12:26:00Z">
        <w:r w:rsidR="00411DA3">
          <w:t xml:space="preserve"> </w:t>
        </w:r>
      </w:ins>
      <w:r w:rsidRPr="00110066">
        <w:rPr>
          <w:rPrChange w:id="2228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zu</w:t>
      </w:r>
      <w:del w:id="2229" w:author="loony bin" w:date="2020-11-15T12:23:00Z">
        <w:r w:rsidRPr="00110066">
          <w:rPr>
            <w:rPrChange w:id="2230" w:author="- michi -" w:date="2020-11-14T21:10:00Z">
              <w:rPr>
                <w:b w:val="0"/>
                <w:bCs w:val="0"/>
                <w:shd w:val="clear" w:color="auto" w:fill="F8FAFC"/>
                <w:lang w:eastAsia="de-DE"/>
              </w:rPr>
            </w:rPrChange>
          </w:rPr>
          <w:delText xml:space="preserve"> </w:delText>
        </w:r>
      </w:del>
      <w:ins w:id="2231" w:author="loony bin" w:date="2020-11-15T12:26:00Z">
        <w:r w:rsidR="00411DA3">
          <w:t xml:space="preserve"> </w:t>
        </w:r>
      </w:ins>
      <w:r w:rsidRPr="00110066">
        <w:rPr>
          <w:rPrChange w:id="2232" w:author="- michi -" w:date="2020-11-14T21:10:00Z">
            <w:rPr>
              <w:b w:val="0"/>
              <w:bCs w:val="0"/>
              <w:shd w:val="clear" w:color="auto" w:fill="F8FAFC"/>
              <w:lang w:eastAsia="de-DE"/>
            </w:rPr>
          </w:rPrChange>
        </w:rPr>
        <w:t>erstellen.</w:t>
      </w:r>
    </w:p>
    <w:p w14:paraId="0239B461" w14:textId="3F6DBCD8" w:rsidR="00834645" w:rsidRPr="00B553CC" w:rsidRDefault="0078462C">
      <w:pPr>
        <w:rPr>
          <w:ins w:id="2233" w:author="- michi -" w:date="2020-11-14T20:20:00Z"/>
        </w:rPr>
      </w:pPr>
      <w:del w:id="2234" w:author="- michi -" w:date="2020-11-14T20:24:00Z">
        <w:r w:rsidRPr="00B553CC" w:rsidDel="00887716">
          <w:rPr>
            <w:rPrChange w:id="2235" w:author="- michi -" w:date="2020-11-14T20:36:00Z">
              <w:rPr>
                <w:shd w:val="clear" w:color="auto" w:fill="F8FAFC"/>
                <w:lang w:eastAsia="de-DE"/>
              </w:rPr>
            </w:rPrChange>
          </w:rPr>
          <w:delText xml:space="preserve"> Der eigentliche Programmcode wird mit </w:delText>
        </w:r>
        <w:r w:rsidR="00E906BD" w:rsidRPr="00B553CC" w:rsidDel="00887716">
          <w:rPr>
            <w:rPrChange w:id="2236" w:author="- michi -" w:date="2020-11-14T20:36:00Z">
              <w:rPr>
                <w:shd w:val="clear" w:color="auto" w:fill="F8FAFC"/>
                <w:lang w:eastAsia="de-DE"/>
              </w:rPr>
            </w:rPrChange>
          </w:rPr>
          <w:delText>PowerShell</w:delText>
        </w:r>
        <w:r w:rsidRPr="00B553CC" w:rsidDel="00887716">
          <w:rPr>
            <w:rPrChange w:id="2237" w:author="- michi -" w:date="2020-11-14T20:36:00Z">
              <w:rPr>
                <w:shd w:val="clear" w:color="auto" w:fill="F8FAFC"/>
                <w:lang w:eastAsia="de-DE"/>
              </w:rPr>
            </w:rPrChange>
          </w:rPr>
          <w:delText xml:space="preserve"> umgesetzt. </w:delText>
        </w:r>
      </w:del>
    </w:p>
    <w:p w14:paraId="207947C8" w14:textId="77777777" w:rsidR="00834645" w:rsidRPr="00B553CC" w:rsidRDefault="00834645">
      <w:pPr>
        <w:rPr>
          <w:ins w:id="2238" w:author="- michi -" w:date="2020-11-14T20:20:00Z"/>
        </w:rPr>
      </w:pPr>
      <w:ins w:id="2239" w:author="- michi -" w:date="2020-11-14T20:20:00Z">
        <w:r w:rsidRPr="00595500">
          <w:rPr>
            <w:noProof/>
          </w:rPr>
          <w:drawing>
            <wp:inline distT="0" distB="0" distL="0" distR="0" wp14:anchorId="294F50AE" wp14:editId="45C93397">
              <wp:extent cx="4741545" cy="3565874"/>
              <wp:effectExtent l="0" t="0" r="0" b="317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0984" cy="35729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553094" w14:textId="214067C9" w:rsidR="00834645" w:rsidRPr="001E5F55" w:rsidRDefault="00834645">
      <w:pPr>
        <w:pStyle w:val="Caption"/>
        <w:jc w:val="center"/>
        <w:rPr>
          <w:ins w:id="2240" w:author="- michi -" w:date="2020-11-14T20:24:00Z"/>
        </w:rPr>
        <w:pPrChange w:id="2241" w:author="- michi -" w:date="2020-11-14T21:10:00Z">
          <w:pPr/>
        </w:pPrChange>
      </w:pPr>
      <w:bookmarkStart w:id="2242" w:name="_Toc56337598"/>
      <w:ins w:id="2243" w:author="- michi -" w:date="2020-11-14T20:20:00Z">
        <w:r w:rsidRPr="00595500">
          <w:t>Abbildung</w:t>
        </w:r>
        <w:del w:id="2244" w:author="loony bin" w:date="2020-11-15T12:23:00Z">
          <w:r w:rsidRPr="00595500">
            <w:delText xml:space="preserve"> </w:delText>
          </w:r>
        </w:del>
      </w:ins>
      <w:ins w:id="2245" w:author="loony bin" w:date="2020-11-15T12:26:00Z">
        <w:r w:rsidR="00411DA3">
          <w:t xml:space="preserve"> </w:t>
        </w:r>
      </w:ins>
      <w:ins w:id="2246" w:author="- michi -" w:date="2020-11-14T20:20:00Z">
        <w:r w:rsidRPr="001E5F55">
          <w:fldChar w:fldCharType="begin"/>
        </w:r>
        <w:r w:rsidRPr="001E5F55">
          <w:instrText xml:space="preserve"> SEQ Abbildung \* ARABIC </w:instrText>
        </w:r>
      </w:ins>
      <w:r w:rsidRPr="001E5F55">
        <w:fldChar w:fldCharType="separate"/>
      </w:r>
      <w:r w:rsidR="00E965F1">
        <w:rPr>
          <w:noProof/>
        </w:rPr>
        <w:t>5</w:t>
      </w:r>
      <w:ins w:id="2247" w:author="- michi -" w:date="2020-11-14T20:20:00Z">
        <w:r w:rsidRPr="001E5F55">
          <w:fldChar w:fldCharType="end"/>
        </w:r>
        <w:del w:id="2248" w:author="loony bin" w:date="2020-11-15T12:23:00Z">
          <w:r w:rsidRPr="001E5F55">
            <w:delText xml:space="preserve"> </w:delText>
          </w:r>
        </w:del>
      </w:ins>
      <w:ins w:id="2249" w:author="loony bin" w:date="2020-11-15T12:26:00Z">
        <w:r w:rsidR="00411DA3">
          <w:t xml:space="preserve"> </w:t>
        </w:r>
      </w:ins>
      <w:ins w:id="2250" w:author="- michi -" w:date="2020-11-14T20:20:00Z">
        <w:r w:rsidRPr="001E5F55">
          <w:t>-</w:t>
        </w:r>
        <w:del w:id="2251" w:author="loony bin" w:date="2020-11-15T12:23:00Z">
          <w:r w:rsidRPr="001E5F55" w:rsidDel="009D3441">
            <w:delText xml:space="preserve"> </w:delText>
          </w:r>
        </w:del>
      </w:ins>
      <w:ins w:id="2252" w:author="loony bin" w:date="2020-11-15T12:26:00Z">
        <w:r>
          <w:t xml:space="preserve"> </w:t>
        </w:r>
      </w:ins>
      <w:ins w:id="2253" w:author="- michi -" w:date="2020-11-14T20:20:00Z">
        <w:r w:rsidRPr="001E5F55">
          <w:t>Visual</w:t>
        </w:r>
        <w:del w:id="2254" w:author="loony bin" w:date="2020-11-15T12:23:00Z">
          <w:r w:rsidRPr="001E5F55">
            <w:delText xml:space="preserve"> </w:delText>
          </w:r>
        </w:del>
      </w:ins>
      <w:ins w:id="2255" w:author="loony bin" w:date="2020-11-15T12:26:00Z">
        <w:r w:rsidR="00411DA3">
          <w:t xml:space="preserve"> </w:t>
        </w:r>
      </w:ins>
      <w:ins w:id="2256" w:author="- michi -" w:date="2020-11-14T20:20:00Z">
        <w:r w:rsidRPr="001E5F55">
          <w:t>Studio</w:t>
        </w:r>
        <w:del w:id="2257" w:author="loony bin" w:date="2020-11-15T12:23:00Z">
          <w:r w:rsidRPr="001E5F55">
            <w:delText xml:space="preserve"> </w:delText>
          </w:r>
        </w:del>
      </w:ins>
      <w:ins w:id="2258" w:author="loony bin" w:date="2020-11-15T12:26:00Z">
        <w:r w:rsidR="00411DA3">
          <w:t xml:space="preserve"> </w:t>
        </w:r>
      </w:ins>
      <w:ins w:id="2259" w:author="- michi -" w:date="2020-11-14T20:20:00Z">
        <w:r w:rsidRPr="001E5F55">
          <w:t>Designer</w:t>
        </w:r>
      </w:ins>
      <w:bookmarkEnd w:id="2242"/>
    </w:p>
    <w:p w14:paraId="7F93511E" w14:textId="77777777" w:rsidR="002D3C08" w:rsidRPr="001E5F55" w:rsidRDefault="002D3C08">
      <w:pPr>
        <w:rPr>
          <w:ins w:id="2260" w:author="- michi -" w:date="2020-11-14T20:15:00Z"/>
        </w:rPr>
        <w:pPrChange w:id="2261" w:author="- michi -" w:date="2020-11-14T21:10:00Z">
          <w:pPr>
            <w:pStyle w:val="Caption"/>
          </w:pPr>
        </w:pPrChange>
      </w:pPr>
    </w:p>
    <w:p w14:paraId="6FF27FF6" w14:textId="0541B41C" w:rsidR="00887716" w:rsidRPr="00B553CC" w:rsidRDefault="00887716">
      <w:pPr>
        <w:rPr>
          <w:ins w:id="2262" w:author="- michi -" w:date="2020-11-14T20:25:00Z"/>
        </w:rPr>
      </w:pPr>
      <w:ins w:id="2263" w:author="- michi -" w:date="2020-11-14T20:24:00Z">
        <w:r w:rsidRPr="00B553CC">
          <w:t>Der</w:t>
        </w:r>
        <w:del w:id="2264" w:author="loony bin" w:date="2020-11-15T12:23:00Z">
          <w:r w:rsidRPr="00B553CC">
            <w:delText xml:space="preserve"> </w:delText>
          </w:r>
        </w:del>
      </w:ins>
      <w:ins w:id="2265" w:author="loony bin" w:date="2020-11-15T12:26:00Z">
        <w:r w:rsidR="00411DA3">
          <w:t xml:space="preserve"> </w:t>
        </w:r>
      </w:ins>
      <w:ins w:id="2266" w:author="- michi -" w:date="2020-11-14T20:24:00Z">
        <w:r w:rsidRPr="00B553CC">
          <w:t>XAML</w:t>
        </w:r>
        <w:del w:id="2267" w:author="loony bin" w:date="2020-11-15T12:23:00Z">
          <w:r w:rsidRPr="00B553CC">
            <w:delText xml:space="preserve"> </w:delText>
          </w:r>
        </w:del>
      </w:ins>
      <w:ins w:id="2268" w:author="loony bin" w:date="2020-11-15T12:26:00Z">
        <w:r w:rsidR="00411DA3">
          <w:t xml:space="preserve"> </w:t>
        </w:r>
      </w:ins>
      <w:ins w:id="2269" w:author="- michi -" w:date="2020-11-14T20:24:00Z">
        <w:r w:rsidRPr="00B553CC">
          <w:t>Code</w:t>
        </w:r>
        <w:del w:id="2270" w:author="loony bin" w:date="2020-11-15T12:23:00Z">
          <w:r w:rsidRPr="00B553CC">
            <w:delText xml:space="preserve"> </w:delText>
          </w:r>
        </w:del>
      </w:ins>
      <w:ins w:id="2271" w:author="loony bin" w:date="2020-11-15T12:26:00Z">
        <w:r w:rsidR="00411DA3">
          <w:t xml:space="preserve"> </w:t>
        </w:r>
      </w:ins>
      <w:ins w:id="2272" w:author="- michi -" w:date="2020-11-14T20:24:00Z">
        <w:r w:rsidRPr="00B553CC">
          <w:t>für</w:t>
        </w:r>
        <w:del w:id="2273" w:author="loony bin" w:date="2020-11-15T12:23:00Z">
          <w:r w:rsidRPr="00B553CC">
            <w:delText xml:space="preserve"> </w:delText>
          </w:r>
        </w:del>
      </w:ins>
      <w:ins w:id="2274" w:author="loony bin" w:date="2020-11-15T12:26:00Z">
        <w:r w:rsidR="00411DA3">
          <w:t xml:space="preserve"> </w:t>
        </w:r>
      </w:ins>
      <w:ins w:id="2275" w:author="- michi -" w:date="2020-11-14T20:24:00Z">
        <w:r w:rsidRPr="00B553CC">
          <w:t>das</w:t>
        </w:r>
        <w:del w:id="2276" w:author="loony bin" w:date="2020-11-15T12:23:00Z">
          <w:r w:rsidRPr="00B553CC">
            <w:delText xml:space="preserve"> </w:delText>
          </w:r>
        </w:del>
      </w:ins>
      <w:ins w:id="2277" w:author="loony bin" w:date="2020-11-15T12:26:00Z">
        <w:r w:rsidR="00411DA3">
          <w:t xml:space="preserve"> </w:t>
        </w:r>
      </w:ins>
      <w:ins w:id="2278" w:author="- michi -" w:date="2020-11-14T20:24:00Z">
        <w:r w:rsidRPr="00B553CC">
          <w:t>GUI</w:t>
        </w:r>
        <w:del w:id="2279" w:author="loony bin" w:date="2020-11-15T12:23:00Z">
          <w:r w:rsidRPr="00B553CC">
            <w:delText xml:space="preserve"> </w:delText>
          </w:r>
        </w:del>
      </w:ins>
      <w:ins w:id="2280" w:author="loony bin" w:date="2020-11-15T12:26:00Z">
        <w:r w:rsidR="00411DA3">
          <w:t xml:space="preserve"> </w:t>
        </w:r>
      </w:ins>
      <w:ins w:id="2281" w:author="- michi -" w:date="2020-11-14T20:24:00Z">
        <w:r w:rsidRPr="00B553CC">
          <w:t>wird</w:t>
        </w:r>
        <w:del w:id="2282" w:author="loony bin" w:date="2020-11-15T12:23:00Z">
          <w:r w:rsidRPr="00B553CC">
            <w:delText xml:space="preserve"> </w:delText>
          </w:r>
        </w:del>
      </w:ins>
      <w:ins w:id="2283" w:author="loony bin" w:date="2020-11-15T12:26:00Z">
        <w:r w:rsidR="00411DA3">
          <w:t xml:space="preserve"> </w:t>
        </w:r>
      </w:ins>
      <w:ins w:id="2284" w:author="- michi -" w:date="2020-11-14T20:24:00Z">
        <w:r w:rsidRPr="00B553CC">
          <w:t>von</w:t>
        </w:r>
        <w:del w:id="2285" w:author="loony bin" w:date="2020-11-15T12:23:00Z">
          <w:r w:rsidRPr="00B553CC">
            <w:delText xml:space="preserve"> </w:delText>
          </w:r>
        </w:del>
      </w:ins>
      <w:ins w:id="2286" w:author="loony bin" w:date="2020-11-15T12:26:00Z">
        <w:r w:rsidR="00411DA3">
          <w:t xml:space="preserve"> </w:t>
        </w:r>
      </w:ins>
      <w:ins w:id="2287" w:author="- michi -" w:date="2020-11-14T20:24:00Z">
        <w:r w:rsidRPr="00B553CC">
          <w:t>Visual</w:t>
        </w:r>
        <w:del w:id="2288" w:author="loony bin" w:date="2020-11-15T12:23:00Z">
          <w:r w:rsidRPr="00B553CC">
            <w:delText xml:space="preserve"> </w:delText>
          </w:r>
        </w:del>
      </w:ins>
      <w:ins w:id="2289" w:author="loony bin" w:date="2020-11-15T12:26:00Z">
        <w:r w:rsidR="00411DA3">
          <w:t xml:space="preserve"> </w:t>
        </w:r>
      </w:ins>
      <w:ins w:id="2290" w:author="- michi -" w:date="2020-11-14T20:24:00Z">
        <w:r w:rsidRPr="00B553CC">
          <w:t>Studio</w:t>
        </w:r>
        <w:del w:id="2291" w:author="loony bin" w:date="2020-11-15T12:23:00Z">
          <w:r w:rsidRPr="00B553CC">
            <w:delText xml:space="preserve"> </w:delText>
          </w:r>
        </w:del>
      </w:ins>
      <w:ins w:id="2292" w:author="loony bin" w:date="2020-11-15T12:26:00Z">
        <w:r w:rsidR="00411DA3">
          <w:t xml:space="preserve"> </w:t>
        </w:r>
      </w:ins>
      <w:ins w:id="2293" w:author="- michi -" w:date="2020-11-14T20:24:00Z">
        <w:r w:rsidRPr="00B553CC">
          <w:t>generiert</w:t>
        </w:r>
        <w:del w:id="2294" w:author="loony bin" w:date="2020-11-15T12:23:00Z">
          <w:r w:rsidRPr="00B553CC">
            <w:delText xml:space="preserve"> </w:delText>
          </w:r>
        </w:del>
      </w:ins>
      <w:ins w:id="2295" w:author="loony bin" w:date="2020-11-15T12:26:00Z">
        <w:r w:rsidR="00411DA3">
          <w:t xml:space="preserve"> </w:t>
        </w:r>
      </w:ins>
      <w:ins w:id="2296" w:author="- michi -" w:date="2020-11-14T20:24:00Z">
        <w:r w:rsidRPr="00B553CC">
          <w:t>und</w:t>
        </w:r>
        <w:del w:id="2297" w:author="loony bin" w:date="2020-11-15T12:23:00Z">
          <w:r w:rsidRPr="00B553CC">
            <w:delText xml:space="preserve"> </w:delText>
          </w:r>
        </w:del>
      </w:ins>
      <w:ins w:id="2298" w:author="loony bin" w:date="2020-11-15T12:26:00Z">
        <w:r w:rsidR="00411DA3">
          <w:t xml:space="preserve"> </w:t>
        </w:r>
      </w:ins>
      <w:ins w:id="2299" w:author="- michi -" w:date="2020-11-14T20:24:00Z">
        <w:r w:rsidRPr="00B553CC">
          <w:t>kann</w:t>
        </w:r>
        <w:del w:id="2300" w:author="loony bin" w:date="2020-11-15T12:23:00Z">
          <w:r w:rsidRPr="00B553CC">
            <w:delText xml:space="preserve"> </w:delText>
          </w:r>
        </w:del>
      </w:ins>
      <w:ins w:id="2301" w:author="loony bin" w:date="2020-11-15T12:26:00Z">
        <w:r w:rsidR="00411DA3">
          <w:t xml:space="preserve"> </w:t>
        </w:r>
      </w:ins>
      <w:ins w:id="2302" w:author="- michi -" w:date="2020-11-14T20:24:00Z">
        <w:r w:rsidRPr="00B553CC">
          <w:t>in</w:t>
        </w:r>
        <w:del w:id="2303" w:author="loony bin" w:date="2020-11-15T12:23:00Z">
          <w:r w:rsidRPr="00B553CC">
            <w:delText xml:space="preserve"> </w:delText>
          </w:r>
        </w:del>
      </w:ins>
      <w:ins w:id="2304" w:author="loony bin" w:date="2020-11-15T12:26:00Z">
        <w:r w:rsidR="00411DA3">
          <w:t xml:space="preserve"> </w:t>
        </w:r>
      </w:ins>
      <w:ins w:id="2305" w:author="- michi -" w:date="2020-11-14T20:24:00Z">
        <w:r w:rsidRPr="00B553CC">
          <w:t>das</w:t>
        </w:r>
        <w:del w:id="2306" w:author="loony bin" w:date="2020-11-15T12:23:00Z">
          <w:r w:rsidRPr="00B553CC">
            <w:delText xml:space="preserve"> </w:delText>
          </w:r>
        </w:del>
      </w:ins>
      <w:ins w:id="2307" w:author="loony bin" w:date="2020-11-15T12:26:00Z">
        <w:r w:rsidR="00411DA3">
          <w:t xml:space="preserve"> </w:t>
        </w:r>
      </w:ins>
      <w:ins w:id="2308" w:author="- michi -" w:date="2020-11-14T20:24:00Z">
        <w:del w:id="2309" w:author="loony bin" w:date="2020-11-15T10:43:00Z">
          <w:r w:rsidRPr="00B553CC">
            <w:delText>PowerShell</w:delText>
          </w:r>
        </w:del>
      </w:ins>
      <w:proofErr w:type="spellStart"/>
      <w:ins w:id="2310" w:author="loony bin" w:date="2020-11-15T10:43:00Z">
        <w:r w:rsidR="00F74F63">
          <w:t>Powershell</w:t>
        </w:r>
      </w:ins>
      <w:proofErr w:type="spellEnd"/>
      <w:ins w:id="2311" w:author="- michi -" w:date="2020-11-14T20:24:00Z">
        <w:del w:id="2312" w:author="loony bin" w:date="2020-11-15T12:23:00Z">
          <w:r w:rsidRPr="00B553CC">
            <w:delText xml:space="preserve"> </w:delText>
          </w:r>
        </w:del>
      </w:ins>
      <w:ins w:id="2313" w:author="loony bin" w:date="2020-11-15T12:26:00Z">
        <w:r w:rsidR="00411DA3">
          <w:t xml:space="preserve"> </w:t>
        </w:r>
      </w:ins>
      <w:ins w:id="2314" w:author="- michi -" w:date="2020-11-14T20:24:00Z">
        <w:r w:rsidRPr="00B553CC">
          <w:t>Skript</w:t>
        </w:r>
        <w:del w:id="2315" w:author="loony bin" w:date="2020-11-15T12:23:00Z">
          <w:r w:rsidRPr="00B553CC">
            <w:delText xml:space="preserve"> </w:delText>
          </w:r>
        </w:del>
      </w:ins>
      <w:ins w:id="2316" w:author="loony bin" w:date="2020-11-15T12:26:00Z">
        <w:r w:rsidR="00411DA3">
          <w:t xml:space="preserve"> </w:t>
        </w:r>
      </w:ins>
      <w:ins w:id="2317" w:author="- michi -" w:date="2020-11-14T20:24:00Z">
        <w:r w:rsidRPr="00B553CC">
          <w:t>kopier</w:t>
        </w:r>
        <w:r w:rsidR="002D3C08" w:rsidRPr="00B553CC">
          <w:t>t</w:t>
        </w:r>
        <w:del w:id="2318" w:author="loony bin" w:date="2020-11-15T12:23:00Z">
          <w:r w:rsidRPr="00B553CC">
            <w:delText xml:space="preserve"> </w:delText>
          </w:r>
        </w:del>
      </w:ins>
      <w:ins w:id="2319" w:author="loony bin" w:date="2020-11-15T12:26:00Z">
        <w:r w:rsidR="00411DA3">
          <w:t xml:space="preserve"> </w:t>
        </w:r>
      </w:ins>
      <w:ins w:id="2320" w:author="- michi -" w:date="2020-11-14T20:24:00Z">
        <w:r w:rsidRPr="00B553CC">
          <w:t>werden.</w:t>
        </w:r>
        <w:del w:id="2321" w:author="loony bin" w:date="2020-11-15T12:23:00Z">
          <w:r w:rsidRPr="00B553CC">
            <w:delText xml:space="preserve"> </w:delText>
          </w:r>
        </w:del>
      </w:ins>
      <w:ins w:id="2322" w:author="loony bin" w:date="2020-11-15T12:26:00Z">
        <w:r w:rsidR="00411DA3">
          <w:t xml:space="preserve"> </w:t>
        </w:r>
      </w:ins>
      <w:ins w:id="2323" w:author="- michi -" w:date="2020-11-14T20:24:00Z">
        <w:r w:rsidRPr="00B553CC">
          <w:t>Der</w:t>
        </w:r>
        <w:del w:id="2324" w:author="loony bin" w:date="2020-11-15T12:23:00Z">
          <w:r w:rsidRPr="00B553CC">
            <w:delText xml:space="preserve"> </w:delText>
          </w:r>
        </w:del>
      </w:ins>
      <w:ins w:id="2325" w:author="loony bin" w:date="2020-11-15T12:26:00Z">
        <w:r w:rsidR="00411DA3">
          <w:t xml:space="preserve"> </w:t>
        </w:r>
      </w:ins>
      <w:ins w:id="2326" w:author="- michi -" w:date="2020-11-14T20:24:00Z">
        <w:r w:rsidRPr="00B553CC">
          <w:t>eigentliche</w:t>
        </w:r>
        <w:del w:id="2327" w:author="loony bin" w:date="2020-11-15T12:23:00Z">
          <w:r w:rsidRPr="00B553CC">
            <w:delText xml:space="preserve"> </w:delText>
          </w:r>
        </w:del>
      </w:ins>
      <w:ins w:id="2328" w:author="loony bin" w:date="2020-11-15T12:26:00Z">
        <w:r w:rsidR="00411DA3">
          <w:t xml:space="preserve"> </w:t>
        </w:r>
      </w:ins>
      <w:ins w:id="2329" w:author="- michi -" w:date="2020-11-14T20:24:00Z">
        <w:r w:rsidRPr="00B553CC">
          <w:t>Programmcode</w:t>
        </w:r>
        <w:del w:id="2330" w:author="loony bin" w:date="2020-11-15T12:23:00Z">
          <w:r w:rsidRPr="00B553CC">
            <w:delText xml:space="preserve"> </w:delText>
          </w:r>
        </w:del>
      </w:ins>
      <w:ins w:id="2331" w:author="loony bin" w:date="2020-11-15T12:26:00Z">
        <w:r w:rsidR="00411DA3">
          <w:t xml:space="preserve"> </w:t>
        </w:r>
      </w:ins>
      <w:ins w:id="2332" w:author="- michi -" w:date="2020-11-14T20:24:00Z">
        <w:r w:rsidRPr="00B553CC">
          <w:t>wird</w:t>
        </w:r>
        <w:del w:id="2333" w:author="loony bin" w:date="2020-11-15T12:23:00Z">
          <w:r w:rsidRPr="00B553CC">
            <w:delText xml:space="preserve"> </w:delText>
          </w:r>
        </w:del>
      </w:ins>
      <w:ins w:id="2334" w:author="loony bin" w:date="2020-11-15T12:26:00Z">
        <w:r w:rsidR="00411DA3">
          <w:t xml:space="preserve"> </w:t>
        </w:r>
      </w:ins>
      <w:ins w:id="2335" w:author="- michi -" w:date="2020-11-14T20:24:00Z">
        <w:r w:rsidRPr="00B553CC">
          <w:t>mit</w:t>
        </w:r>
        <w:del w:id="2336" w:author="loony bin" w:date="2020-11-15T12:23:00Z">
          <w:r w:rsidRPr="00B553CC">
            <w:delText xml:space="preserve"> </w:delText>
          </w:r>
        </w:del>
      </w:ins>
      <w:ins w:id="2337" w:author="loony bin" w:date="2020-11-15T12:26:00Z">
        <w:r w:rsidR="00411DA3">
          <w:t xml:space="preserve"> </w:t>
        </w:r>
      </w:ins>
      <w:ins w:id="2338" w:author="- michi -" w:date="2020-11-14T20:24:00Z">
        <w:del w:id="2339" w:author="loony bin" w:date="2020-11-15T10:43:00Z">
          <w:r w:rsidRPr="00B553CC">
            <w:delText>PowerShell</w:delText>
          </w:r>
        </w:del>
      </w:ins>
      <w:proofErr w:type="spellStart"/>
      <w:ins w:id="2340" w:author="loony bin" w:date="2020-11-15T10:43:00Z">
        <w:r w:rsidR="00F74F63">
          <w:t>Powershell</w:t>
        </w:r>
      </w:ins>
      <w:proofErr w:type="spellEnd"/>
      <w:ins w:id="2341" w:author="- michi -" w:date="2020-11-14T20:24:00Z">
        <w:del w:id="2342" w:author="loony bin" w:date="2020-11-15T12:23:00Z">
          <w:r w:rsidRPr="00B553CC">
            <w:delText xml:space="preserve"> </w:delText>
          </w:r>
        </w:del>
      </w:ins>
      <w:ins w:id="2343" w:author="loony bin" w:date="2020-11-15T12:26:00Z">
        <w:r w:rsidR="00411DA3">
          <w:t xml:space="preserve"> </w:t>
        </w:r>
      </w:ins>
      <w:ins w:id="2344" w:author="- michi -" w:date="2020-11-14T20:24:00Z">
        <w:r w:rsidRPr="00B553CC">
          <w:t>umgesetzt.</w:t>
        </w:r>
        <w:del w:id="2345" w:author="loony bin" w:date="2020-11-15T10:47:00Z">
          <w:r w:rsidRPr="00B553CC">
            <w:delText> </w:delText>
          </w:r>
        </w:del>
      </w:ins>
    </w:p>
    <w:p w14:paraId="0B41CA0D" w14:textId="75F1183B" w:rsidR="003C06FD" w:rsidRPr="00B553CC" w:rsidRDefault="003C06FD">
      <w:pPr>
        <w:rPr>
          <w:ins w:id="2346" w:author="- michi -" w:date="2020-11-14T20:25:00Z"/>
        </w:rPr>
      </w:pPr>
    </w:p>
    <w:p w14:paraId="3D3B8286" w14:textId="3FD6810B" w:rsidR="003C06FD" w:rsidRPr="00B553CC" w:rsidRDefault="003E46D3">
      <w:pPr>
        <w:rPr>
          <w:ins w:id="2347" w:author="- michi -" w:date="2020-11-14T20:24:00Z"/>
        </w:rPr>
      </w:pPr>
      <w:ins w:id="2348" w:author="- michi -" w:date="2020-11-14T20:26:00Z">
        <w:r w:rsidRPr="00B553CC">
          <w:t>Es</w:t>
        </w:r>
        <w:del w:id="2349" w:author="loony bin" w:date="2020-11-15T12:23:00Z">
          <w:r w:rsidRPr="00B553CC">
            <w:delText xml:space="preserve"> </w:delText>
          </w:r>
        </w:del>
      </w:ins>
      <w:ins w:id="2350" w:author="loony bin" w:date="2020-11-15T12:26:00Z">
        <w:r w:rsidR="00411DA3">
          <w:t xml:space="preserve"> </w:t>
        </w:r>
      </w:ins>
      <w:ins w:id="2351" w:author="- michi -" w:date="2020-11-14T20:26:00Z">
        <w:r w:rsidRPr="00B553CC">
          <w:t>besteht</w:t>
        </w:r>
        <w:del w:id="2352" w:author="loony bin" w:date="2020-11-15T12:23:00Z">
          <w:r w:rsidRPr="00B553CC">
            <w:delText xml:space="preserve"> </w:delText>
          </w:r>
        </w:del>
      </w:ins>
      <w:ins w:id="2353" w:author="loony bin" w:date="2020-11-15T12:26:00Z">
        <w:r w:rsidR="00411DA3">
          <w:t xml:space="preserve"> </w:t>
        </w:r>
      </w:ins>
      <w:ins w:id="2354" w:author="- michi -" w:date="2020-11-14T20:26:00Z">
        <w:r w:rsidRPr="00B553CC">
          <w:t>auch</w:t>
        </w:r>
        <w:del w:id="2355" w:author="loony bin" w:date="2020-11-15T12:23:00Z">
          <w:r w:rsidRPr="00B553CC">
            <w:delText xml:space="preserve"> </w:delText>
          </w:r>
        </w:del>
      </w:ins>
      <w:ins w:id="2356" w:author="loony bin" w:date="2020-11-15T12:26:00Z">
        <w:r w:rsidR="00411DA3">
          <w:t xml:space="preserve"> </w:t>
        </w:r>
      </w:ins>
      <w:ins w:id="2357" w:author="- michi -" w:date="2020-11-14T20:26:00Z">
        <w:r w:rsidRPr="00B553CC">
          <w:t>die</w:t>
        </w:r>
        <w:del w:id="2358" w:author="loony bin" w:date="2020-11-15T12:23:00Z">
          <w:r w:rsidRPr="00B553CC">
            <w:delText xml:space="preserve"> </w:delText>
          </w:r>
        </w:del>
      </w:ins>
      <w:ins w:id="2359" w:author="loony bin" w:date="2020-11-15T12:26:00Z">
        <w:r w:rsidR="00411DA3">
          <w:t xml:space="preserve"> </w:t>
        </w:r>
      </w:ins>
      <w:ins w:id="2360" w:author="- michi -" w:date="2020-11-14T20:27:00Z">
        <w:r w:rsidRPr="00B553CC">
          <w:t>M</w:t>
        </w:r>
      </w:ins>
      <w:ins w:id="2361" w:author="- michi -" w:date="2020-11-14T20:26:00Z">
        <w:r w:rsidRPr="00B553CC">
          <w:t>öglichkeit</w:t>
        </w:r>
        <w:del w:id="2362" w:author="loony bin" w:date="2020-11-15T12:23:00Z">
          <w:r w:rsidRPr="00B553CC">
            <w:delText xml:space="preserve"> </w:delText>
          </w:r>
        </w:del>
      </w:ins>
      <w:ins w:id="2363" w:author="loony bin" w:date="2020-11-15T12:26:00Z">
        <w:r w:rsidR="00411DA3">
          <w:t xml:space="preserve"> </w:t>
        </w:r>
      </w:ins>
      <w:ins w:id="2364" w:author="- michi -" w:date="2020-11-14T20:26:00Z">
        <w:r w:rsidRPr="00B553CC">
          <w:t>XAML</w:t>
        </w:r>
        <w:del w:id="2365" w:author="loony bin" w:date="2020-11-15T12:23:00Z">
          <w:r w:rsidRPr="00B553CC">
            <w:delText xml:space="preserve"> </w:delText>
          </w:r>
        </w:del>
      </w:ins>
      <w:ins w:id="2366" w:author="loony bin" w:date="2020-11-15T12:26:00Z">
        <w:r w:rsidR="00411DA3">
          <w:t xml:space="preserve"> </w:t>
        </w:r>
      </w:ins>
      <w:ins w:id="2367" w:author="- michi -" w:date="2020-11-14T20:26:00Z">
        <w:r w:rsidRPr="00B553CC">
          <w:t>Code</w:t>
        </w:r>
      </w:ins>
      <w:ins w:id="2368" w:author="- michi -" w:date="2020-11-14T20:27:00Z">
        <w:del w:id="2369" w:author="loony bin" w:date="2020-11-15T12:23:00Z">
          <w:r w:rsidRPr="00B553CC">
            <w:delText xml:space="preserve"> </w:delText>
          </w:r>
        </w:del>
      </w:ins>
      <w:ins w:id="2370" w:author="loony bin" w:date="2020-11-15T12:26:00Z">
        <w:r w:rsidR="00411DA3">
          <w:t xml:space="preserve"> </w:t>
        </w:r>
      </w:ins>
      <w:ins w:id="2371" w:author="- michi -" w:date="2020-11-14T20:27:00Z">
        <w:r w:rsidRPr="00B553CC">
          <w:t>aus</w:t>
        </w:r>
        <w:del w:id="2372" w:author="loony bin" w:date="2020-11-15T12:23:00Z">
          <w:r w:rsidRPr="00B553CC">
            <w:delText xml:space="preserve"> </w:delText>
          </w:r>
        </w:del>
      </w:ins>
      <w:ins w:id="2373" w:author="loony bin" w:date="2020-11-15T12:26:00Z">
        <w:r w:rsidR="00411DA3">
          <w:t xml:space="preserve"> </w:t>
        </w:r>
      </w:ins>
      <w:ins w:id="2374" w:author="- michi -" w:date="2020-11-14T20:27:00Z">
        <w:r w:rsidRPr="00B553CC">
          <w:t>einem</w:t>
        </w:r>
        <w:del w:id="2375" w:author="loony bin" w:date="2020-11-15T12:23:00Z">
          <w:r w:rsidRPr="00B553CC">
            <w:delText xml:space="preserve"> </w:delText>
          </w:r>
        </w:del>
      </w:ins>
      <w:ins w:id="2376" w:author="loony bin" w:date="2020-11-15T12:26:00Z">
        <w:r w:rsidR="00411DA3">
          <w:t xml:space="preserve"> </w:t>
        </w:r>
      </w:ins>
      <w:ins w:id="2377" w:author="- michi -" w:date="2020-11-14T20:27:00Z">
        <w:del w:id="2378" w:author="loony bin" w:date="2020-11-15T10:43:00Z">
          <w:r w:rsidRPr="00B553CC">
            <w:delText>PowerShell</w:delText>
          </w:r>
        </w:del>
      </w:ins>
      <w:proofErr w:type="spellStart"/>
      <w:ins w:id="2379" w:author="loony bin" w:date="2020-11-15T10:43:00Z">
        <w:r w:rsidR="00F74F63">
          <w:t>Powershell</w:t>
        </w:r>
      </w:ins>
      <w:proofErr w:type="spellEnd"/>
      <w:ins w:id="2380" w:author="- michi -" w:date="2020-11-14T20:27:00Z">
        <w:del w:id="2381" w:author="loony bin" w:date="2020-11-15T12:23:00Z">
          <w:r w:rsidRPr="00B553CC">
            <w:delText xml:space="preserve"> </w:delText>
          </w:r>
        </w:del>
      </w:ins>
      <w:ins w:id="2382" w:author="loony bin" w:date="2020-11-15T12:26:00Z">
        <w:r w:rsidR="00411DA3">
          <w:t xml:space="preserve"> </w:t>
        </w:r>
      </w:ins>
      <w:ins w:id="2383" w:author="- michi -" w:date="2020-11-14T20:27:00Z">
        <w:r w:rsidRPr="00B553CC">
          <w:t>Skript</w:t>
        </w:r>
        <w:del w:id="2384" w:author="loony bin" w:date="2020-11-15T12:23:00Z">
          <w:r w:rsidRPr="00B553CC">
            <w:delText xml:space="preserve"> </w:delText>
          </w:r>
        </w:del>
      </w:ins>
      <w:ins w:id="2385" w:author="loony bin" w:date="2020-11-15T12:26:00Z">
        <w:r w:rsidR="00411DA3">
          <w:t xml:space="preserve"> </w:t>
        </w:r>
      </w:ins>
      <w:ins w:id="2386" w:author="- michi -" w:date="2020-11-14T20:27:00Z">
        <w:r w:rsidR="00CB10EC" w:rsidRPr="00B553CC">
          <w:t>in</w:t>
        </w:r>
        <w:del w:id="2387" w:author="loony bin" w:date="2020-11-15T12:23:00Z">
          <w:r w:rsidR="00CB10EC" w:rsidRPr="00B553CC">
            <w:delText xml:space="preserve"> </w:delText>
          </w:r>
        </w:del>
      </w:ins>
      <w:ins w:id="2388" w:author="loony bin" w:date="2020-11-15T12:26:00Z">
        <w:r w:rsidR="00411DA3">
          <w:t xml:space="preserve"> </w:t>
        </w:r>
      </w:ins>
      <w:ins w:id="2389" w:author="- michi -" w:date="2020-11-14T20:27:00Z">
        <w:r w:rsidR="00CB10EC" w:rsidRPr="00B553CC">
          <w:t>den</w:t>
        </w:r>
        <w:del w:id="2390" w:author="loony bin" w:date="2020-11-15T12:23:00Z">
          <w:r w:rsidR="00CB10EC" w:rsidRPr="00B553CC">
            <w:delText xml:space="preserve"> </w:delText>
          </w:r>
        </w:del>
      </w:ins>
      <w:ins w:id="2391" w:author="loony bin" w:date="2020-11-15T12:26:00Z">
        <w:r w:rsidR="00411DA3">
          <w:t xml:space="preserve"> </w:t>
        </w:r>
      </w:ins>
      <w:ins w:id="2392" w:author="- michi -" w:date="2020-11-14T20:27:00Z">
        <w:r w:rsidR="00CB10EC" w:rsidRPr="00B553CC">
          <w:t>Visual</w:t>
        </w:r>
        <w:del w:id="2393" w:author="loony bin" w:date="2020-11-15T12:23:00Z">
          <w:r w:rsidR="00CB10EC" w:rsidRPr="00B553CC">
            <w:delText xml:space="preserve"> </w:delText>
          </w:r>
        </w:del>
      </w:ins>
      <w:ins w:id="2394" w:author="loony bin" w:date="2020-11-15T12:26:00Z">
        <w:r w:rsidR="00411DA3">
          <w:t xml:space="preserve"> </w:t>
        </w:r>
      </w:ins>
      <w:ins w:id="2395" w:author="- michi -" w:date="2020-11-14T20:27:00Z">
        <w:r w:rsidR="00CB10EC" w:rsidRPr="00B553CC">
          <w:t>Studio</w:t>
        </w:r>
        <w:del w:id="2396" w:author="loony bin" w:date="2020-11-15T12:23:00Z">
          <w:r w:rsidR="00CB10EC" w:rsidRPr="00B553CC">
            <w:delText xml:space="preserve"> </w:delText>
          </w:r>
        </w:del>
      </w:ins>
      <w:ins w:id="2397" w:author="loony bin" w:date="2020-11-15T12:26:00Z">
        <w:r w:rsidR="00411DA3">
          <w:t xml:space="preserve"> </w:t>
        </w:r>
      </w:ins>
      <w:ins w:id="2398" w:author="- michi -" w:date="2020-11-14T20:27:00Z">
        <w:r w:rsidR="00CB10EC" w:rsidRPr="00B553CC">
          <w:t>Designer</w:t>
        </w:r>
        <w:del w:id="2399" w:author="loony bin" w:date="2020-11-15T12:23:00Z">
          <w:r w:rsidR="00CB10EC" w:rsidRPr="00B553CC">
            <w:delText xml:space="preserve"> </w:delText>
          </w:r>
        </w:del>
      </w:ins>
      <w:ins w:id="2400" w:author="loony bin" w:date="2020-11-15T12:26:00Z">
        <w:r w:rsidR="00411DA3">
          <w:t xml:space="preserve"> </w:t>
        </w:r>
      </w:ins>
      <w:ins w:id="2401" w:author="- michi -" w:date="2020-11-14T20:27:00Z">
        <w:r w:rsidR="00CB10EC" w:rsidRPr="00B553CC">
          <w:t>zu</w:t>
        </w:r>
        <w:del w:id="2402" w:author="loony bin" w:date="2020-11-15T12:23:00Z">
          <w:r w:rsidR="00CB10EC" w:rsidRPr="00B553CC">
            <w:delText xml:space="preserve"> </w:delText>
          </w:r>
        </w:del>
      </w:ins>
      <w:ins w:id="2403" w:author="loony bin" w:date="2020-11-15T12:26:00Z">
        <w:r w:rsidR="00411DA3">
          <w:t xml:space="preserve"> </w:t>
        </w:r>
      </w:ins>
      <w:ins w:id="2404" w:author="- michi -" w:date="2020-11-14T20:54:00Z">
        <w:r w:rsidR="00FF69EE" w:rsidRPr="00B553CC">
          <w:t>kopieren,</w:t>
        </w:r>
      </w:ins>
      <w:ins w:id="2405" w:author="- michi -" w:date="2020-11-14T20:27:00Z">
        <w:del w:id="2406" w:author="loony bin" w:date="2020-11-15T12:23:00Z">
          <w:r w:rsidR="00CB10EC" w:rsidRPr="00B553CC">
            <w:delText xml:space="preserve"> </w:delText>
          </w:r>
        </w:del>
      </w:ins>
      <w:ins w:id="2407" w:author="loony bin" w:date="2020-11-15T12:26:00Z">
        <w:r w:rsidR="00411DA3">
          <w:t xml:space="preserve"> </w:t>
        </w:r>
      </w:ins>
      <w:ins w:id="2408" w:author="- michi -" w:date="2020-11-14T20:27:00Z">
        <w:r w:rsidR="00CB10EC" w:rsidRPr="00B553CC">
          <w:t>um</w:t>
        </w:r>
        <w:del w:id="2409" w:author="loony bin" w:date="2020-11-15T12:23:00Z">
          <w:r w:rsidR="00CB10EC" w:rsidRPr="00B553CC">
            <w:delText xml:space="preserve"> </w:delText>
          </w:r>
        </w:del>
      </w:ins>
      <w:ins w:id="2410" w:author="loony bin" w:date="2020-11-15T12:26:00Z">
        <w:r w:rsidR="00411DA3">
          <w:t xml:space="preserve"> </w:t>
        </w:r>
      </w:ins>
      <w:ins w:id="2411" w:author="- michi -" w:date="2020-11-14T20:27:00Z">
        <w:r w:rsidR="00CB10EC" w:rsidRPr="00B553CC">
          <w:t>das</w:t>
        </w:r>
        <w:del w:id="2412" w:author="loony bin" w:date="2020-11-15T12:23:00Z">
          <w:r w:rsidR="00CB10EC" w:rsidRPr="00B553CC">
            <w:delText xml:space="preserve"> </w:delText>
          </w:r>
        </w:del>
      </w:ins>
      <w:ins w:id="2413" w:author="loony bin" w:date="2020-11-15T12:26:00Z">
        <w:r w:rsidR="00411DA3">
          <w:t xml:space="preserve"> </w:t>
        </w:r>
      </w:ins>
      <w:ins w:id="2414" w:author="- michi -" w:date="2020-11-14T20:27:00Z">
        <w:r w:rsidR="00CB10EC" w:rsidRPr="00B553CC">
          <w:t>Design</w:t>
        </w:r>
        <w:del w:id="2415" w:author="loony bin" w:date="2020-11-15T12:23:00Z">
          <w:r w:rsidR="00CB10EC" w:rsidRPr="00B553CC">
            <w:delText xml:space="preserve"> </w:delText>
          </w:r>
        </w:del>
      </w:ins>
      <w:ins w:id="2416" w:author="loony bin" w:date="2020-11-15T12:26:00Z">
        <w:r w:rsidR="00411DA3">
          <w:t xml:space="preserve"> </w:t>
        </w:r>
      </w:ins>
      <w:ins w:id="2417" w:author="- michi -" w:date="2020-11-14T20:27:00Z">
        <w:r w:rsidR="00CB10EC" w:rsidRPr="00B553CC">
          <w:t>anzupassen</w:t>
        </w:r>
        <w:del w:id="2418" w:author="loony bin" w:date="2020-11-15T12:23:00Z">
          <w:r w:rsidR="00CB10EC" w:rsidRPr="00B553CC">
            <w:delText xml:space="preserve"> </w:delText>
          </w:r>
        </w:del>
      </w:ins>
      <w:ins w:id="2419" w:author="loony bin" w:date="2020-11-15T12:26:00Z">
        <w:r w:rsidR="00411DA3">
          <w:t xml:space="preserve"> </w:t>
        </w:r>
      </w:ins>
      <w:ins w:id="2420" w:author="- michi -" w:date="2020-11-14T20:27:00Z">
        <w:r w:rsidR="00CB10EC" w:rsidRPr="00B553CC">
          <w:t>oder</w:t>
        </w:r>
        <w:del w:id="2421" w:author="loony bin" w:date="2020-11-15T12:23:00Z">
          <w:r w:rsidR="00CB10EC" w:rsidRPr="00B553CC">
            <w:delText xml:space="preserve"> </w:delText>
          </w:r>
        </w:del>
      </w:ins>
      <w:ins w:id="2422" w:author="loony bin" w:date="2020-11-15T12:26:00Z">
        <w:r w:rsidR="00411DA3">
          <w:t xml:space="preserve"> </w:t>
        </w:r>
      </w:ins>
      <w:ins w:id="2423" w:author="- michi -" w:date="2020-11-14T20:27:00Z">
        <w:r w:rsidR="00CB10EC" w:rsidRPr="00B553CC">
          <w:t>zu</w:t>
        </w:r>
        <w:del w:id="2424" w:author="loony bin" w:date="2020-11-15T12:23:00Z">
          <w:r w:rsidR="00CB10EC" w:rsidRPr="00B553CC">
            <w:delText xml:space="preserve"> </w:delText>
          </w:r>
        </w:del>
      </w:ins>
      <w:ins w:id="2425" w:author="loony bin" w:date="2020-11-15T12:26:00Z">
        <w:r w:rsidR="00411DA3">
          <w:t xml:space="preserve"> </w:t>
        </w:r>
      </w:ins>
      <w:ins w:id="2426" w:author="- michi -" w:date="2020-11-14T20:27:00Z">
        <w:r w:rsidR="00CB10EC" w:rsidRPr="00B553CC">
          <w:t>erweitern</w:t>
        </w:r>
      </w:ins>
      <w:ins w:id="2427" w:author="- michi -" w:date="2020-11-14T20:26:00Z">
        <w:r w:rsidRPr="00B553CC">
          <w:t>.</w:t>
        </w:r>
      </w:ins>
    </w:p>
    <w:p w14:paraId="0B11598C" w14:textId="5AFB4DC8" w:rsidR="00356258" w:rsidRDefault="00356258">
      <w:pPr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2428" w:author="joël iselin" w:date="2020-11-15T12:06:00Z"/>
        </w:rPr>
      </w:pPr>
      <w:ins w:id="2429" w:author="joël iselin" w:date="2020-11-15T12:06:00Z">
        <w:r>
          <w:br w:type="page"/>
        </w:r>
      </w:ins>
    </w:p>
    <w:p w14:paraId="0F477D94" w14:textId="53FE77E0" w:rsidR="00C90220" w:rsidRDefault="00C90220" w:rsidP="00C90220">
      <w:pPr>
        <w:pStyle w:val="Heading1"/>
        <w:rPr>
          <w:ins w:id="2430" w:author="joël iselin" w:date="2020-11-15T12:26:00Z"/>
        </w:rPr>
      </w:pPr>
      <w:ins w:id="2431" w:author="joël iselin" w:date="2020-11-15T10:54:00Z">
        <w:r>
          <w:lastRenderedPageBreak/>
          <w:t>WPF</w:t>
        </w:r>
        <w:del w:id="2432" w:author="loony bin" w:date="2020-11-15T12:23:00Z">
          <w:r>
            <w:delText xml:space="preserve"> </w:delText>
          </w:r>
        </w:del>
      </w:ins>
      <w:ins w:id="2433" w:author="loony bin" w:date="2020-11-15T12:26:00Z">
        <w:r w:rsidR="00411DA3">
          <w:t xml:space="preserve"> </w:t>
        </w:r>
      </w:ins>
      <w:ins w:id="2434" w:author="joël iselin" w:date="2020-11-15T10:54:00Z">
        <w:r>
          <w:t>Code</w:t>
        </w:r>
      </w:ins>
    </w:p>
    <w:p w14:paraId="27969654" w14:textId="426BC480" w:rsidR="00C51448" w:rsidRPr="001E5F55" w:rsidRDefault="00C51448">
      <w:pPr>
        <w:pStyle w:val="Heading2"/>
        <w:rPr>
          <w:ins w:id="2435" w:author="joël iselin" w:date="2020-11-15T10:53:00Z"/>
        </w:rPr>
        <w:pPrChange w:id="2436" w:author="joël iselin" w:date="2020-11-15T12:28:00Z">
          <w:pPr>
            <w:pStyle w:val="Heading1"/>
          </w:pPr>
        </w:pPrChange>
      </w:pPr>
      <w:ins w:id="2437" w:author="joël iselin" w:date="2020-11-15T12:26:00Z">
        <w:r>
          <w:t>WPF-</w:t>
        </w:r>
      </w:ins>
      <w:proofErr w:type="spellStart"/>
      <w:ins w:id="2438" w:author="loony bin" w:date="2020-11-15T12:24:00Z">
        <w:r w:rsidR="00BC376F" w:rsidRPr="00411DA3">
          <w:rPr>
            <w:lang w:val="en-GB"/>
            <w:rPrChange w:id="2439" w:author="loony bin" w:date="2020-11-15T12:26:00Z">
              <w:rPr/>
            </w:rPrChange>
          </w:rPr>
          <w:t>Webbrowser</w:t>
        </w:r>
      </w:ins>
      <w:proofErr w:type="spellEnd"/>
      <w:ins w:id="2440" w:author="joël iselin" w:date="2020-11-15T12:26:00Z">
        <w:r>
          <w:t>.ps1</w:t>
        </w:r>
      </w:ins>
    </w:p>
    <w:p w14:paraId="0B35CD8F" w14:textId="0BB70728" w:rsidR="00C51448" w:rsidRPr="001E5F55" w:rsidDel="001E5F55" w:rsidRDefault="00C51448">
      <w:pPr>
        <w:pStyle w:val="Heading3"/>
        <w:numPr>
          <w:ilvl w:val="0"/>
          <w:numId w:val="0"/>
        </w:numPr>
        <w:ind w:left="709" w:hanging="709"/>
        <w:rPr>
          <w:ins w:id="2441" w:author="loony bin" w:date="2020-11-15T12:24:00Z"/>
          <w:del w:id="2442" w:author="joël iselin" w:date="2020-11-15T12:32:00Z"/>
          <w:lang w:val="en-GB"/>
        </w:rPr>
        <w:pPrChange w:id="2443" w:author="joël iselin" w:date="2020-11-15T12:32:00Z">
          <w:pPr/>
        </w:pPrChange>
      </w:pPr>
    </w:p>
    <w:p w14:paraId="1B6F5484" w14:textId="77777777" w:rsidR="00BC376F" w:rsidRPr="00BC376F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444" w:author="loony bin" w:date="2020-11-15T12:24:00Z"/>
          <w:rFonts w:ascii="Consolas" w:hAnsi="Consolas" w:cs="Times New Roman"/>
          <w:color w:val="D4D4D4"/>
          <w:sz w:val="21"/>
          <w:szCs w:val="21"/>
        </w:rPr>
      </w:pPr>
      <w:ins w:id="2445" w:author="loony bin" w:date="2020-11-15T12:24:00Z">
        <w:r w:rsidRPr="00BC376F">
          <w:rPr>
            <w:rFonts w:ascii="Consolas" w:hAnsi="Consolas" w:cs="Times New Roman"/>
            <w:color w:val="6A9955"/>
            <w:sz w:val="21"/>
            <w:szCs w:val="21"/>
          </w:rPr>
          <w:t>##########################################</w:t>
        </w:r>
      </w:ins>
    </w:p>
    <w:p w14:paraId="1909FCA9" w14:textId="113663E9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44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447" w:author="loony bin" w:date="2020-11-15T12:27:00Z">
            <w:rPr>
              <w:ins w:id="244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44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5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245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5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5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5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Created</w:t>
        </w:r>
      </w:ins>
      <w:ins w:id="245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5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5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5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by</w:t>
        </w:r>
      </w:ins>
      <w:ins w:id="245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6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6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6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Roland</w:t>
        </w:r>
      </w:ins>
      <w:ins w:id="246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6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6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6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Jaggi,</w:t>
        </w:r>
      </w:ins>
      <w:ins w:id="246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6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6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7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Joël</w:t>
        </w:r>
      </w:ins>
      <w:ins w:id="247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7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7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7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Iselin,</w:t>
        </w:r>
      </w:ins>
      <w:ins w:id="247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7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7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7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Michael</w:t>
        </w:r>
      </w:ins>
      <w:ins w:id="247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8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8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8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Wettstein</w:t>
        </w:r>
      </w:ins>
    </w:p>
    <w:p w14:paraId="2F2E956B" w14:textId="17DE326F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48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484" w:author="loony bin" w:date="2020-11-15T12:27:00Z">
            <w:rPr>
              <w:ins w:id="248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486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8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248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8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90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9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Description:</w:t>
        </w:r>
      </w:ins>
    </w:p>
    <w:p w14:paraId="2927024A" w14:textId="2050A36B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49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493" w:author="loony bin" w:date="2020-11-15T12:27:00Z">
            <w:rPr>
              <w:ins w:id="249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49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9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249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4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49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Starting</w:t>
        </w:r>
      </w:ins>
      <w:ins w:id="250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0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point</w:t>
        </w:r>
      </w:ins>
      <w:ins w:id="250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0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250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1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display</w:t>
        </w:r>
      </w:ins>
      <w:ins w:id="251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1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251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1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WPF</w:t>
        </w:r>
      </w:ins>
      <w:ins w:id="252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2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window</w:t>
        </w:r>
      </w:ins>
    </w:p>
    <w:p w14:paraId="588F913F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52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526" w:author="loony bin" w:date="2020-11-15T12:27:00Z">
            <w:rPr>
              <w:ins w:id="252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528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2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##########################################</w:t>
        </w:r>
      </w:ins>
    </w:p>
    <w:p w14:paraId="16C3F8DA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53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531" w:author="loony bin" w:date="2020-11-15T12:27:00Z">
            <w:rPr>
              <w:ins w:id="253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772E8A4D" w14:textId="0F17A59D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53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534" w:author="loony bin" w:date="2020-11-15T12:27:00Z">
            <w:rPr>
              <w:ins w:id="253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536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3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#Load</w:t>
        </w:r>
      </w:ins>
      <w:ins w:id="253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3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40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4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required</w:t>
        </w:r>
      </w:ins>
      <w:ins w:id="254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4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544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54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libraries</w:t>
        </w:r>
      </w:ins>
    </w:p>
    <w:p w14:paraId="4F7C9446" w14:textId="24B94E94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54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547" w:author="loony bin" w:date="2020-11-15T12:27:00Z">
            <w:rPr>
              <w:ins w:id="254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549" w:author="loony bin" w:date="2020-11-15T12:24:00Z"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2550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Add-Type</w:t>
        </w:r>
      </w:ins>
      <w:ins w:id="2551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5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553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5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proofErr w:type="spellStart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5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AssemblyName</w:t>
        </w:r>
      </w:ins>
      <w:proofErr w:type="spellEnd"/>
      <w:ins w:id="255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5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255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5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PresentationFramework</w:t>
        </w:r>
        <w:proofErr w:type="spell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2561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2563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PresentationCore</w:t>
        </w:r>
        <w:proofErr w:type="spell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256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256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WindowsBase</w:t>
        </w:r>
        <w:proofErr w:type="spell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2571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2573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System.Windows.Forms</w:t>
        </w:r>
        <w:proofErr w:type="spellEnd"/>
        <w:proofErr w:type="gram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</w:ins>
      <w:ins w:id="257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257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7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System.Drawing</w:t>
        </w:r>
      </w:ins>
      <w:proofErr w:type="spellEnd"/>
      <w:ins w:id="2580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8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79511545" w14:textId="1B6F92AB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58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583" w:author="loony bin" w:date="2020-11-15T12:27:00Z">
            <w:rPr>
              <w:ins w:id="258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585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58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58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ScriptPath</w:t>
        </w:r>
      </w:ins>
      <w:proofErr w:type="spellEnd"/>
      <w:ins w:id="2588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8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590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9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2592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9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594" w:author="loony bin" w:date="2020-11-15T12:24:00Z"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2595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Split-Path</w:t>
        </w:r>
      </w:ins>
      <w:ins w:id="259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9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59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59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-Parent</w:t>
        </w:r>
      </w:ins>
      <w:ins w:id="2600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0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gramStart"/>
      <w:ins w:id="2602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0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0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MyInvocation</w:t>
        </w:r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2605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.MyCommand.Path</w:t>
        </w:r>
        <w:proofErr w:type="spellEnd"/>
        <w:proofErr w:type="gramEnd"/>
      </w:ins>
    </w:p>
    <w:p w14:paraId="36AA0216" w14:textId="017794BB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0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07" w:author="loony bin" w:date="2020-11-15T12:27:00Z">
            <w:rPr>
              <w:ins w:id="260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09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1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.</w:t>
        </w:r>
      </w:ins>
      <w:ins w:id="2611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1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613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1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.\DbConnection.ps1</w:t>
        </w:r>
      </w:ins>
    </w:p>
    <w:p w14:paraId="331ECFF3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1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16" w:author="loony bin" w:date="2020-11-15T12:27:00Z">
            <w:rPr>
              <w:ins w:id="261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401C5B78" w14:textId="14EF2E99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18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19" w:author="loony bin" w:date="2020-11-15T12:27:00Z">
            <w:rPr>
              <w:ins w:id="2620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2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262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2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WPF</w:t>
        </w:r>
      </w:ins>
      <w:ins w:id="262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2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2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3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Window</w:t>
        </w:r>
      </w:ins>
      <w:ins w:id="263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3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3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3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263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3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3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3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create</w:t>
        </w:r>
      </w:ins>
      <w:ins w:id="263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4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4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basis</w:t>
        </w:r>
      </w:ins>
      <w:ins w:id="264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4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64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64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layout</w:t>
        </w:r>
      </w:ins>
    </w:p>
    <w:p w14:paraId="1AEDDB4B" w14:textId="29CE1520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4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48" w:author="loony bin" w:date="2020-11-15T12:27:00Z">
            <w:rPr>
              <w:ins w:id="264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50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5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proofErr w:type="gramStart"/>
        <w:r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2652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Global</w:t>
        </w:r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5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:AllChartsPath</w:t>
        </w:r>
      </w:ins>
      <w:proofErr w:type="spellEnd"/>
      <w:proofErr w:type="gramEnd"/>
      <w:ins w:id="2654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5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656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5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2658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5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660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6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6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ScriptPath</w:t>
        </w:r>
        <w:proofErr w:type="spellEnd"/>
      </w:ins>
    </w:p>
    <w:p w14:paraId="320297C6" w14:textId="5241F51A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6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64" w:author="loony bin" w:date="2020-11-15T12:27:00Z">
            <w:rPr>
              <w:ins w:id="266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66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[</w:t>
        </w:r>
        <w:r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2668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xml</w:t>
        </w:r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</w:t>
        </w:r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7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267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xaml</w:t>
        </w:r>
      </w:ins>
      <w:proofErr w:type="spellEnd"/>
      <w:ins w:id="2672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7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674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7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267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267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2678" w:author="loony bin" w:date="2020-11-15T12:24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7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@"</w:t>
        </w:r>
      </w:ins>
    </w:p>
    <w:p w14:paraId="2885645E" w14:textId="028FDB66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8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81" w:author="loony bin" w:date="2020-11-15T12:27:00Z">
            <w:rPr>
              <w:ins w:id="268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83" w:author="loony bin" w:date="2020-11-15T12:24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8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&lt;Window</w:t>
        </w:r>
      </w:ins>
      <w:ins w:id="2685" w:author="loony bin" w:date="2020-11-15T12:26:00Z">
        <w:r w:rsidR="00411DA3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8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</w:p>
    <w:p w14:paraId="20683108" w14:textId="0C3AF3C2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8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88" w:author="loony bin" w:date="2020-11-15T12:27:00Z">
            <w:rPr>
              <w:ins w:id="268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9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9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69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9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xmlns="http://schemas.microsoft.com/winfx/2006/xaml/presentation"</w:t>
        </w:r>
      </w:ins>
    </w:p>
    <w:p w14:paraId="582DD34D" w14:textId="0B81A5F6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694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695" w:author="loony bin" w:date="2020-11-15T12:27:00Z">
            <w:rPr>
              <w:ins w:id="2696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69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69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proofErr w:type="spellStart"/>
      <w:ins w:id="269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xmlns:x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="http://schemas.microsoft.com/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winfx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/2006/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xaml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0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</w:p>
    <w:p w14:paraId="7110112E" w14:textId="381435CD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0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07" w:author="loony bin" w:date="2020-11-15T12:27:00Z">
            <w:rPr>
              <w:ins w:id="270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0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1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proofErr w:type="spellStart"/>
      <w:proofErr w:type="gramStart"/>
      <w:ins w:id="271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1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xmlns:d</w:t>
        </w:r>
        <w:proofErr w:type="spellEnd"/>
        <w:proofErr w:type="gram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1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="http://schemas.microsoft.com/expression/blend/2008"</w:t>
        </w:r>
      </w:ins>
    </w:p>
    <w:p w14:paraId="106FF43F" w14:textId="33CEA973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14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15" w:author="loony bin" w:date="2020-11-15T12:27:00Z">
            <w:rPr>
              <w:ins w:id="2716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1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1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71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2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xmlns:mc="http://schemas.openxmlformats.org/markup-compatibility/2006"</w:t>
        </w:r>
      </w:ins>
    </w:p>
    <w:p w14:paraId="31F9C2F8" w14:textId="556608D8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2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22" w:author="loony bin" w:date="2020-11-15T12:27:00Z">
            <w:rPr>
              <w:ins w:id="272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2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2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proofErr w:type="spellStart"/>
      <w:proofErr w:type="gramStart"/>
      <w:ins w:id="2726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2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xmlns:local</w:t>
        </w:r>
        <w:proofErr w:type="spellEnd"/>
        <w:proofErr w:type="gram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2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="clr-namespace:WpfApp2"</w:t>
        </w:r>
      </w:ins>
    </w:p>
    <w:p w14:paraId="55B972C4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2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30" w:author="loony bin" w:date="2020-11-15T12:27:00Z">
            <w:rPr>
              <w:ins w:id="273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4674BEC4" w14:textId="36C45B5E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3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33" w:author="loony bin" w:date="2020-11-15T12:27:00Z">
            <w:rPr>
              <w:ins w:id="273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3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3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73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3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Title="Combine</w:t>
        </w:r>
      </w:ins>
      <w:ins w:id="273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4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74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4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Powershell</w:t>
        </w:r>
      </w:ins>
      <w:proofErr w:type="spellEnd"/>
      <w:ins w:id="274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4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4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4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and</w:t>
        </w:r>
      </w:ins>
      <w:ins w:id="274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4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4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5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WPF</w:t>
        </w:r>
      </w:ins>
      <w:ins w:id="275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5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5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5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together"</w:t>
        </w:r>
      </w:ins>
      <w:ins w:id="275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5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5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5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Height="300"</w:t>
        </w:r>
      </w:ins>
      <w:ins w:id="275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6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6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6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Width="300"&gt;</w:t>
        </w:r>
      </w:ins>
    </w:p>
    <w:p w14:paraId="07C73ED2" w14:textId="406D4977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6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64" w:author="loony bin" w:date="2020-11-15T12:27:00Z">
            <w:rPr>
              <w:ins w:id="276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6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6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</w:t>
        </w:r>
      </w:ins>
      <w:ins w:id="2768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6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&lt;Grid&gt;</w:t>
        </w:r>
      </w:ins>
    </w:p>
    <w:p w14:paraId="01C1BB0F" w14:textId="38251874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77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771" w:author="loony bin" w:date="2020-11-15T12:27:00Z">
            <w:rPr>
              <w:ins w:id="277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77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7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77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7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&lt;Image</w:t>
        </w:r>
      </w:ins>
      <w:ins w:id="277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7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7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Name='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CornerImage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'</w:t>
        </w:r>
      </w:ins>
      <w:ins w:id="278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78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="Left"</w:t>
        </w:r>
      </w:ins>
      <w:ins w:id="2788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8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790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9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VerticalAlignment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9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="Top"</w:t>
        </w:r>
      </w:ins>
      <w:ins w:id="279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9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9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9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Width="256"</w:t>
        </w:r>
      </w:ins>
      <w:ins w:id="279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79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79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0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Margin="20,20,0,0"</w:t>
        </w:r>
      </w:ins>
      <w:ins w:id="280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0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0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0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Opacity="0.5"</w:t>
        </w:r>
      </w:ins>
      <w:ins w:id="280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0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0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0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/&gt;</w:t>
        </w:r>
      </w:ins>
    </w:p>
    <w:p w14:paraId="0031EDD8" w14:textId="230E805F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80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810" w:author="loony bin" w:date="2020-11-15T12:27:00Z">
            <w:rPr>
              <w:ins w:id="281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81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1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814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1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&lt;Label</w:t>
        </w:r>
      </w:ins>
      <w:ins w:id="281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1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18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1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Content="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2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Powershell</w:t>
        </w:r>
      </w:ins>
      <w:proofErr w:type="spellEnd"/>
      <w:ins w:id="282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2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2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2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WPF</w:t>
        </w:r>
      </w:ins>
      <w:ins w:id="282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2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2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2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MySQL"</w:t>
        </w:r>
      </w:ins>
      <w:ins w:id="282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83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Center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  <w:ins w:id="283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38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3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Margin="10,100,0,0"</w:t>
        </w:r>
      </w:ins>
      <w:ins w:id="284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4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84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4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VerticalAlignment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4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="Top"</w:t>
        </w:r>
      </w:ins>
      <w:ins w:id="284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4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4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4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Width="500"</w:t>
        </w:r>
      </w:ins>
      <w:ins w:id="284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85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HorizontalContentAlignment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Center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  <w:ins w:id="2856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858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5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FontSize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6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="24"</w:t>
        </w:r>
      </w:ins>
      <w:ins w:id="286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6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6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6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Foreground="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6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SlateGray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6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"/&gt;</w:t>
        </w:r>
      </w:ins>
    </w:p>
    <w:p w14:paraId="167E1E36" w14:textId="37E2E234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86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868" w:author="loony bin" w:date="2020-11-15T12:27:00Z">
            <w:rPr>
              <w:ins w:id="286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87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7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87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7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&lt;Label</w:t>
        </w:r>
      </w:ins>
      <w:ins w:id="287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7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gramStart"/>
      <w:ins w:id="2876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7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x:Name</w:t>
        </w:r>
        <w:proofErr w:type="gram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7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='TempLabel'</w:t>
        </w:r>
      </w:ins>
      <w:ins w:id="287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8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8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8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Content="Latest</w:t>
        </w:r>
      </w:ins>
      <w:ins w:id="288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8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8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8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10</w:t>
        </w:r>
      </w:ins>
      <w:ins w:id="288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8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8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temperature</w:t>
        </w:r>
      </w:ins>
      <w:ins w:id="2891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89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inserts"</w:t>
        </w:r>
      </w:ins>
      <w:ins w:id="289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89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89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="Left"</w:t>
        </w:r>
      </w:ins>
      <w:ins w:id="290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0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0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0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Margin="10,150,0,0"</w:t>
        </w:r>
      </w:ins>
      <w:ins w:id="290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0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906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0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VerticalAlignment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0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="Top"</w:t>
        </w:r>
      </w:ins>
      <w:ins w:id="290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1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Width="396"</w:t>
        </w:r>
      </w:ins>
      <w:ins w:id="291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91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HorizontalContentAlignment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Center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1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  <w:ins w:id="2920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92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FontSize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="18"</w:t>
        </w:r>
      </w:ins>
      <w:ins w:id="2925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2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Foreground="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29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SlateGray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3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"/&gt;</w:t>
        </w:r>
      </w:ins>
    </w:p>
    <w:p w14:paraId="7F59C491" w14:textId="7778B9D9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3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32" w:author="loony bin" w:date="2020-11-15T12:27:00Z">
            <w:rPr>
              <w:ins w:id="293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93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3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    </w:t>
        </w:r>
      </w:ins>
      <w:ins w:id="2936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3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3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WebBrowser</w:t>
        </w:r>
      </w:ins>
      <w:proofErr w:type="spellEnd"/>
      <w:ins w:id="293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gramStart"/>
      <w:ins w:id="294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x:Name</w:t>
        </w:r>
        <w:proofErr w:type="gram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='WebBrowser3'</w:t>
        </w:r>
      </w:ins>
      <w:ins w:id="2944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946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HorizontalAlignment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4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="Left"</w:t>
        </w:r>
      </w:ins>
      <w:ins w:id="294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5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5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5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Height="500"</w:t>
        </w:r>
      </w:ins>
      <w:ins w:id="295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5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5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5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Margin="25,180,0,0"</w:t>
        </w:r>
      </w:ins>
      <w:ins w:id="2957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5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295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6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VerticalAlignment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6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="Top"</w:t>
        </w:r>
      </w:ins>
      <w:ins w:id="2962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6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ins w:id="2964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6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Width="1050"/&gt;</w:t>
        </w:r>
      </w:ins>
    </w:p>
    <w:p w14:paraId="31D6DF25" w14:textId="3F96CF51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6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67" w:author="loony bin" w:date="2020-11-15T12:27:00Z">
            <w:rPr>
              <w:ins w:id="296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969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7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   </w:t>
        </w:r>
      </w:ins>
      <w:ins w:id="2971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7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&lt;/Grid&gt;</w:t>
        </w:r>
      </w:ins>
    </w:p>
    <w:p w14:paraId="1B3B5AA5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7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74" w:author="loony bin" w:date="2020-11-15T12:27:00Z">
            <w:rPr>
              <w:ins w:id="297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976" w:author="loony bin" w:date="2020-11-15T12:24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7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&lt;/Window&gt;</w:t>
        </w:r>
      </w:ins>
    </w:p>
    <w:p w14:paraId="4F113B5D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78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79" w:author="loony bin" w:date="2020-11-15T12:27:00Z">
            <w:rPr>
              <w:ins w:id="2980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981" w:author="loony bin" w:date="2020-11-15T12:24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298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"@</w:t>
        </w:r>
      </w:ins>
    </w:p>
    <w:p w14:paraId="631F4D4D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8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84" w:author="loony bin" w:date="2020-11-15T12:27:00Z">
            <w:rPr>
              <w:ins w:id="298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42E5801A" w14:textId="4E724D0F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298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2987" w:author="loony bin" w:date="2020-11-15T12:27:00Z">
            <w:rPr>
              <w:ins w:id="298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298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99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299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99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99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99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Read</w:t>
        </w:r>
      </w:ins>
      <w:ins w:id="299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99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299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29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299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00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xaml</w:t>
        </w:r>
      </w:ins>
      <w:proofErr w:type="spellEnd"/>
      <w:ins w:id="300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0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grid</w:t>
        </w:r>
      </w:ins>
      <w:ins w:id="300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0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and</w:t>
        </w:r>
      </w:ins>
      <w:ins w:id="301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1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safe</w:t>
        </w:r>
      </w:ins>
      <w:ins w:id="301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1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it</w:t>
        </w:r>
      </w:ins>
      <w:ins w:id="301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2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02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2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02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2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2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3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reader</w:t>
        </w:r>
      </w:ins>
    </w:p>
    <w:p w14:paraId="79704C52" w14:textId="0848237A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03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032" w:author="loony bin" w:date="2020-11-15T12:27:00Z">
            <w:rPr>
              <w:ins w:id="303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034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03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$Reader</w:t>
        </w:r>
      </w:ins>
      <w:ins w:id="303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3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03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040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4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042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4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044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New-Object</w:t>
        </w:r>
      </w:ins>
      <w:ins w:id="3045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4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proofErr w:type="gramStart"/>
      <w:ins w:id="3047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4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System.Xml.XmlNodeReader</w:t>
        </w:r>
      </w:ins>
      <w:proofErr w:type="spellEnd"/>
      <w:proofErr w:type="gramEnd"/>
      <w:ins w:id="3049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5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051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05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05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xaml</w:t>
        </w:r>
        <w:proofErr w:type="spell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5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642CCEB0" w14:textId="3F92C8A1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05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056" w:author="loony bin" w:date="2020-11-15T12:27:00Z">
            <w:rPr>
              <w:ins w:id="305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058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05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$Form</w:t>
        </w:r>
      </w:ins>
      <w:ins w:id="3060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6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062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6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064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066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[</w:t>
        </w:r>
        <w:proofErr w:type="spellStart"/>
        <w:proofErr w:type="gramStart"/>
        <w:r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3068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Windows.Markup.XamlReader</w:t>
        </w:r>
        <w:proofErr w:type="spellEnd"/>
        <w:proofErr w:type="gram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]::Load(</w:t>
        </w:r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07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$Reader</w:t>
        </w:r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07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26021B2B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07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073" w:author="loony bin" w:date="2020-11-15T12:27:00Z">
            <w:rPr>
              <w:ins w:id="307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39D9034F" w14:textId="602270E6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07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076" w:author="loony bin" w:date="2020-11-15T12:27:00Z">
            <w:rPr>
              <w:ins w:id="307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078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7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080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8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82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8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Find</w:t>
        </w:r>
      </w:ins>
      <w:ins w:id="308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8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86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8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all</w:t>
        </w:r>
      </w:ins>
      <w:ins w:id="308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8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090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9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controlls</w:t>
        </w:r>
      </w:ins>
      <w:proofErr w:type="spellEnd"/>
      <w:ins w:id="309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9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94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9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in</w:t>
        </w:r>
      </w:ins>
      <w:ins w:id="3096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9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098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09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100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0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102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0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xaml</w:t>
        </w:r>
      </w:ins>
      <w:proofErr w:type="spellEnd"/>
      <w:ins w:id="310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0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06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0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10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0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10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1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be</w:t>
        </w:r>
      </w:ins>
      <w:ins w:id="3112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1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14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1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able</w:t>
        </w:r>
      </w:ins>
      <w:ins w:id="3116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1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18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1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120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2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22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2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communicate</w:t>
        </w:r>
      </w:ins>
      <w:ins w:id="3124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2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26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2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with</w:t>
        </w:r>
      </w:ins>
      <w:ins w:id="3128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2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130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13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it</w:t>
        </w:r>
      </w:ins>
    </w:p>
    <w:p w14:paraId="5560BA80" w14:textId="3DD37130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13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133" w:author="loony bin" w:date="2020-11-15T12:27:00Z">
            <w:rPr>
              <w:ins w:id="313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135" w:author="loony bin" w:date="2020-11-15T12:24:00Z"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3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lastRenderedPageBreak/>
          <w:t>$</w:t>
        </w:r>
        <w:proofErr w:type="gram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3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xaml</w:t>
        </w:r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3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.SelectNodes</w:t>
        </w:r>
        <w:proofErr w:type="gram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14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"//*[@*[contains(translate(name(.),'n','N'),'Name')]]"</w:t>
        </w:r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4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  <w:ins w:id="3142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4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</w:t>
        </w:r>
      </w:ins>
      <w:ins w:id="3144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4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|</w:t>
        </w:r>
      </w:ins>
      <w:ins w:id="314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4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3148" w:author="loony bin" w:date="2020-11-15T12:24:00Z"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49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ForEach</w:t>
        </w:r>
        <w:proofErr w:type="spellEnd"/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50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-Object</w:t>
        </w:r>
      </w:ins>
      <w:ins w:id="3151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5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53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5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  <w:ins w:id="3155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5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7ADFA14E" w14:textId="6B6C197D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15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158" w:author="loony bin" w:date="2020-11-15T12:27:00Z">
            <w:rPr>
              <w:ins w:id="315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16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6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162" w:author="loony bin" w:date="2020-11-15T12:24:00Z"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6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New-Variable</w:t>
        </w:r>
      </w:ins>
      <w:ins w:id="316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66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-Name</w:t>
        </w:r>
      </w:ins>
      <w:ins w:id="316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70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7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gram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7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_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7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.Name</w:t>
        </w:r>
      </w:ins>
      <w:proofErr w:type="gramEnd"/>
      <w:ins w:id="317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7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76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7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-Value</w:t>
        </w:r>
      </w:ins>
      <w:ins w:id="317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7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80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8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8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Form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8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.FindName</w:t>
        </w:r>
        <w:proofErr w:type="spell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8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18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$_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186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.Name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8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  <w:ins w:id="318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8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190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9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-Force</w:t>
        </w:r>
      </w:ins>
      <w:ins w:id="319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9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703C213F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194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195" w:author="loony bin" w:date="2020-11-15T12:27:00Z">
            <w:rPr>
              <w:ins w:id="3196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197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19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}</w:t>
        </w:r>
      </w:ins>
    </w:p>
    <w:p w14:paraId="4DD46E17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19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200" w:author="loony bin" w:date="2020-11-15T12:27:00Z">
            <w:rPr>
              <w:ins w:id="320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69903A1A" w14:textId="053F0E20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20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203" w:author="loony bin" w:date="2020-11-15T12:27:00Z">
            <w:rPr>
              <w:ins w:id="320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20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0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20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20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1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Make</w:t>
        </w:r>
      </w:ins>
      <w:ins w:id="321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21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juventus</w:t>
        </w:r>
      </w:ins>
      <w:proofErr w:type="spellEnd"/>
      <w:ins w:id="321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1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great</w:t>
        </w:r>
      </w:ins>
      <w:ins w:id="322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2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again</w:t>
        </w:r>
      </w:ins>
    </w:p>
    <w:p w14:paraId="5D11D7CD" w14:textId="682B37E8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22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226" w:author="loony bin" w:date="2020-11-15T12:27:00Z">
            <w:rPr>
              <w:ins w:id="322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22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2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230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3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3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CornerImage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23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.Source</w:t>
        </w:r>
      </w:ins>
      <w:proofErr w:type="spellEnd"/>
      <w:ins w:id="323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3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236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3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23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240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4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4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4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ScriptPath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4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4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PsScripts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4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\juventusLogo.png"</w:t>
        </w:r>
      </w:ins>
    </w:p>
    <w:p w14:paraId="1090C3F1" w14:textId="1C125912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24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248" w:author="loony bin" w:date="2020-11-15T12:27:00Z">
            <w:rPr>
              <w:ins w:id="324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25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5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252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5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254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5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56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5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Get</w:t>
        </w:r>
      </w:ins>
      <w:ins w:id="3258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5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60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6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path</w:t>
        </w:r>
      </w:ins>
      <w:ins w:id="326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6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64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6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from</w:t>
        </w:r>
      </w:ins>
      <w:ins w:id="326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6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68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6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270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7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72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7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output</w:t>
        </w:r>
      </w:ins>
      <w:ins w:id="3274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7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276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27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folder</w:t>
        </w:r>
      </w:ins>
    </w:p>
    <w:p w14:paraId="1CB9C0AE" w14:textId="670DFDBB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278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279" w:author="loony bin" w:date="2020-11-15T12:27:00Z">
            <w:rPr>
              <w:ins w:id="3280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28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8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283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8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8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HtmlCharts</w:t>
        </w:r>
      </w:ins>
      <w:proofErr w:type="spellEnd"/>
      <w:ins w:id="328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8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288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8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29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29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292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9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9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29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ScriptPath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9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9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htmlCharts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29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</w:ins>
    </w:p>
    <w:p w14:paraId="1D219BAB" w14:textId="415669E9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29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00" w:author="loony bin" w:date="2020-11-15T12:27:00Z">
            <w:rPr>
              <w:ins w:id="330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30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0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304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0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30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0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08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0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Get</w:t>
        </w:r>
      </w:ins>
      <w:ins w:id="3310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1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12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1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temperature</w:t>
        </w:r>
      </w:ins>
      <w:ins w:id="3314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1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16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1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from</w:t>
        </w:r>
      </w:ins>
      <w:ins w:id="3318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1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20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2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32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2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24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2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database</w:t>
        </w:r>
      </w:ins>
    </w:p>
    <w:p w14:paraId="2D5DBB66" w14:textId="5CBCF427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26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27" w:author="loony bin" w:date="2020-11-15T12:27:00Z">
            <w:rPr>
              <w:ins w:id="3328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32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3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331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3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3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GetTemperature</w:t>
        </w:r>
      </w:ins>
      <w:proofErr w:type="spellEnd"/>
      <w:ins w:id="333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3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336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3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33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3340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4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GetTemperature</w:t>
        </w:r>
        <w:proofErr w:type="spellEnd"/>
      </w:ins>
    </w:p>
    <w:p w14:paraId="7FEB0E72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4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43" w:author="loony bin" w:date="2020-11-15T12:27:00Z">
            <w:rPr>
              <w:ins w:id="334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779615CF" w14:textId="3CDA2FFC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4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46" w:author="loony bin" w:date="2020-11-15T12:27:00Z">
            <w:rPr>
              <w:ins w:id="334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34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4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350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5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5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TemperatureValues</w:t>
        </w:r>
      </w:ins>
      <w:proofErr w:type="spellEnd"/>
      <w:ins w:id="335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5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355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5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35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5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35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36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""</w:t>
        </w:r>
      </w:ins>
    </w:p>
    <w:p w14:paraId="53CFA3B4" w14:textId="2375EBB1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6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62" w:author="loony bin" w:date="2020-11-15T12:27:00Z">
            <w:rPr>
              <w:ins w:id="336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36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6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366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6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368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MeasuredDateTimeValues</w:t>
        </w:r>
      </w:ins>
      <w:proofErr w:type="spellEnd"/>
      <w:ins w:id="336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7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371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7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37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37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37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""</w:t>
        </w:r>
      </w:ins>
    </w:p>
    <w:p w14:paraId="5FC813D2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7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78" w:author="loony bin" w:date="2020-11-15T12:27:00Z">
            <w:rPr>
              <w:ins w:id="337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19AD3A8E" w14:textId="3CFEA429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38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381" w:author="loony bin" w:date="2020-11-15T12:27:00Z">
            <w:rPr>
              <w:ins w:id="338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38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38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38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8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38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8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8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9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loop</w:t>
        </w:r>
      </w:ins>
      <w:ins w:id="339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9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9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9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trough</w:t>
        </w:r>
      </w:ins>
      <w:ins w:id="339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9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39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3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39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0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temperature</w:t>
        </w:r>
      </w:ins>
      <w:ins w:id="340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0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and</w:t>
        </w:r>
      </w:ins>
      <w:ins w:id="340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0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save</w:t>
        </w:r>
      </w:ins>
      <w:ins w:id="341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1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them</w:t>
        </w:r>
      </w:ins>
      <w:ins w:id="341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1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in</w:t>
        </w:r>
      </w:ins>
      <w:ins w:id="341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2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</w:t>
        </w:r>
      </w:ins>
      <w:ins w:id="342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2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string</w:t>
        </w:r>
      </w:ins>
      <w:ins w:id="342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2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2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3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43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3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3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3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be</w:t>
        </w:r>
      </w:ins>
      <w:ins w:id="343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3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3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3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able</w:t>
        </w:r>
      </w:ins>
      <w:ins w:id="343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4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4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44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4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4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4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display</w:t>
        </w:r>
      </w:ins>
      <w:ins w:id="344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4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4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5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them</w:t>
        </w:r>
      </w:ins>
      <w:ins w:id="345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5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5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5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on</w:t>
        </w:r>
      </w:ins>
      <w:ins w:id="345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5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5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5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45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6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46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46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chart</w:t>
        </w:r>
      </w:ins>
    </w:p>
    <w:p w14:paraId="25AC1634" w14:textId="0291CD97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46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464" w:author="loony bin" w:date="2020-11-15T12:27:00Z">
            <w:rPr>
              <w:ins w:id="346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46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proofErr w:type="gramStart"/>
      <w:ins w:id="3468" w:author="loony bin" w:date="2020-11-15T12:24:00Z">
        <w:r w:rsidR="00BC376F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3469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foreach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7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proofErr w:type="gramEnd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47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$row</w:t>
        </w:r>
      </w:ins>
      <w:ins w:id="347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7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474" w:author="loony bin" w:date="2020-11-15T12:24:00Z">
        <w:r w:rsidR="00BC376F" w:rsidRPr="00411DA3">
          <w:rPr>
            <w:rFonts w:ascii="Consolas" w:hAnsi="Consolas" w:cs="Times New Roman"/>
            <w:color w:val="C586C0"/>
            <w:sz w:val="21"/>
            <w:szCs w:val="21"/>
            <w:lang w:val="en-GB"/>
            <w:rPrChange w:id="3475" w:author="loony bin" w:date="2020-11-15T12:27:00Z">
              <w:rPr>
                <w:rFonts w:ascii="Consolas" w:hAnsi="Consolas" w:cs="Times New Roman"/>
                <w:color w:val="C586C0"/>
                <w:sz w:val="21"/>
                <w:szCs w:val="21"/>
              </w:rPr>
            </w:rPrChange>
          </w:rPr>
          <w:t>in</w:t>
        </w:r>
      </w:ins>
      <w:ins w:id="347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7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478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47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48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GetTemperature</w:t>
        </w:r>
        <w:proofErr w:type="spell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8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55DCA0B5" w14:textId="1B7975E4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48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483" w:author="loony bin" w:date="2020-11-15T12:27:00Z">
            <w:rPr>
              <w:ins w:id="348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48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8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487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8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{</w:t>
        </w:r>
      </w:ins>
    </w:p>
    <w:p w14:paraId="0C0E151A" w14:textId="60D27E03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48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490" w:author="loony bin" w:date="2020-11-15T12:27:00Z">
            <w:rPr>
              <w:ins w:id="349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492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9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3494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49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49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TemperatureValues</w:t>
        </w:r>
      </w:ins>
      <w:proofErr w:type="spellEnd"/>
      <w:ins w:id="349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49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499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0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+=</w:t>
        </w:r>
      </w:ins>
      <w:ins w:id="350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0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03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0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"$(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0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proofErr w:type="gram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0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row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507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.Temperature</w:t>
        </w:r>
        <w:proofErr w:type="spellEnd"/>
        <w:proofErr w:type="gram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0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),"</w:t>
        </w:r>
      </w:ins>
      <w:ins w:id="350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1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134C35A7" w14:textId="122DEC9A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51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512" w:author="loony bin" w:date="2020-11-15T12:27:00Z">
            <w:rPr>
              <w:ins w:id="351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51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1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3516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1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18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tempDate</w:t>
        </w:r>
      </w:ins>
      <w:proofErr w:type="spellEnd"/>
      <w:ins w:id="351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2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21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2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52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2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25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2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proofErr w:type="gram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2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row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52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.MeasuredDateTime.ToString</w:t>
        </w:r>
        <w:proofErr w:type="spellEnd"/>
        <w:proofErr w:type="gram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2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yyyy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2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-MM-dd</w:t>
        </w:r>
      </w:ins>
      <w:ins w:id="3533" w:author="loony bin" w:date="2020-11-15T12:26:00Z">
        <w:r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 xml:space="preserve"> </w:t>
        </w:r>
      </w:ins>
      <w:proofErr w:type="spellStart"/>
      <w:ins w:id="3535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6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HH:mm:ss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3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3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  <w:ins w:id="353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4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4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54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4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54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4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Time</w:t>
        </w:r>
      </w:ins>
      <w:ins w:id="354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4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54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5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formating</w:t>
        </w:r>
      </w:ins>
      <w:proofErr w:type="spellEnd"/>
      <w:ins w:id="355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5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55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5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for</w:t>
        </w:r>
      </w:ins>
      <w:ins w:id="355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5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55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5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most</w:t>
        </w:r>
      </w:ins>
      <w:ins w:id="355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6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56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6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Europeans</w:t>
        </w:r>
      </w:ins>
    </w:p>
    <w:p w14:paraId="6DB30BC6" w14:textId="1C0D776B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563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564" w:author="loony bin" w:date="2020-11-15T12:27:00Z">
            <w:rPr>
              <w:ins w:id="3565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56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6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    </w:t>
        </w:r>
      </w:ins>
      <w:ins w:id="3568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6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7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MeasuredDateTimeValues</w:t>
        </w:r>
      </w:ins>
      <w:proofErr w:type="spellEnd"/>
      <w:ins w:id="357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7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73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+=</w:t>
        </w:r>
      </w:ins>
      <w:ins w:id="357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7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577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78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"'$(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79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580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tempDate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581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)',"</w:t>
        </w:r>
      </w:ins>
    </w:p>
    <w:p w14:paraId="08D7AF68" w14:textId="199C1A67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58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583" w:author="loony bin" w:date="2020-11-15T12:27:00Z">
            <w:rPr>
              <w:ins w:id="358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58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8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587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8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}</w:t>
        </w:r>
      </w:ins>
    </w:p>
    <w:p w14:paraId="5570E1A7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58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590" w:author="loony bin" w:date="2020-11-15T12:27:00Z">
            <w:rPr>
              <w:ins w:id="359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668D9856" w14:textId="098A2646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59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593" w:author="loony bin" w:date="2020-11-15T12:27:00Z">
            <w:rPr>
              <w:ins w:id="359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59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59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59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5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59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0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Remove</w:t>
        </w:r>
      </w:ins>
      <w:ins w:id="360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0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","</w:t>
        </w:r>
      </w:ins>
      <w:ins w:id="360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0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from</w:t>
        </w:r>
      </w:ins>
      <w:ins w:id="361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1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61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1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string</w:t>
        </w:r>
      </w:ins>
      <w:ins w:id="361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2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otherwise</w:t>
        </w:r>
      </w:ins>
      <w:ins w:id="362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2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2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it</w:t>
        </w:r>
      </w:ins>
      <w:ins w:id="362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2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62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3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occures</w:t>
        </w:r>
      </w:ins>
      <w:proofErr w:type="spellEnd"/>
      <w:ins w:id="363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3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3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3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63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3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3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3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</w:t>
        </w:r>
      </w:ins>
      <w:ins w:id="363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4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4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4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error</w:t>
        </w:r>
      </w:ins>
      <w:ins w:id="364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4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4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4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because</w:t>
        </w:r>
      </w:ins>
      <w:ins w:id="364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4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4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5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it</w:t>
        </w:r>
      </w:ins>
      <w:ins w:id="365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5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5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5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will</w:t>
        </w:r>
      </w:ins>
      <w:ins w:id="365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5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5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5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look</w:t>
        </w:r>
      </w:ins>
      <w:ins w:id="365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6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6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6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for</w:t>
        </w:r>
      </w:ins>
      <w:ins w:id="366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6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6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6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another</w:t>
        </w:r>
      </w:ins>
      <w:ins w:id="366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6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6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7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value</w:t>
        </w:r>
      </w:ins>
      <w:ins w:id="3671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7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73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7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but</w:t>
        </w:r>
      </w:ins>
      <w:ins w:id="3675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7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7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7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does</w:t>
        </w:r>
      </w:ins>
      <w:ins w:id="367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8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8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8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not</w:t>
        </w:r>
      </w:ins>
      <w:ins w:id="368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8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8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8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find</w:t>
        </w:r>
      </w:ins>
      <w:ins w:id="3687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8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689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69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any</w:t>
        </w:r>
      </w:ins>
    </w:p>
    <w:p w14:paraId="6119FED2" w14:textId="423FBBD0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69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692" w:author="loony bin" w:date="2020-11-15T12:27:00Z">
            <w:rPr>
              <w:ins w:id="369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694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69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696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69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698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TemperatureValues</w:t>
        </w:r>
      </w:ins>
      <w:proofErr w:type="spellEnd"/>
      <w:ins w:id="369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0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01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0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70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0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05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0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0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TemperatureValues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70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.Substring</w:t>
        </w:r>
        <w:proofErr w:type="spell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0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proofErr w:type="gramStart"/>
        <w:r w:rsidR="00BC376F" w:rsidRPr="00411DA3">
          <w:rPr>
            <w:rFonts w:ascii="Consolas" w:hAnsi="Consolas" w:cs="Times New Roman"/>
            <w:color w:val="B5CEA8"/>
            <w:sz w:val="21"/>
            <w:szCs w:val="21"/>
            <w:lang w:val="en-GB"/>
            <w:rPrChange w:id="3710" w:author="loony bin" w:date="2020-11-15T12:27:00Z">
              <w:rPr>
                <w:rFonts w:ascii="Consolas" w:hAnsi="Consolas" w:cs="Times New Roman"/>
                <w:color w:val="B5CEA8"/>
                <w:sz w:val="21"/>
                <w:szCs w:val="21"/>
              </w:rPr>
            </w:rPrChange>
          </w:rPr>
          <w:t>0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1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1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$TemperatureValues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71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.Length</w:t>
        </w:r>
        <w:proofErr w:type="gram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1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r w:rsidR="00BC376F" w:rsidRPr="00411DA3">
          <w:rPr>
            <w:rFonts w:ascii="Consolas" w:hAnsi="Consolas" w:cs="Times New Roman"/>
            <w:color w:val="B5CEA8"/>
            <w:sz w:val="21"/>
            <w:szCs w:val="21"/>
            <w:lang w:val="en-GB"/>
            <w:rPrChange w:id="3715" w:author="loony bin" w:date="2020-11-15T12:27:00Z">
              <w:rPr>
                <w:rFonts w:ascii="Consolas" w:hAnsi="Consolas" w:cs="Times New Roman"/>
                <w:color w:val="B5CEA8"/>
                <w:sz w:val="21"/>
                <w:szCs w:val="21"/>
              </w:rPr>
            </w:rPrChange>
          </w:rPr>
          <w:t>1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1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3D51A77D" w14:textId="09931773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71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718" w:author="loony bin" w:date="2020-11-15T12:27:00Z">
            <w:rPr>
              <w:ins w:id="371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72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2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722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2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2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MeasuredDateTimeValues</w:t>
        </w:r>
      </w:ins>
      <w:proofErr w:type="spellEnd"/>
      <w:ins w:id="372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2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27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2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</w:ins>
      <w:ins w:id="3729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3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31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3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$MeasuredDateTimeValues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733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.Substring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3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proofErr w:type="gramStart"/>
        <w:r w:rsidR="00BC376F" w:rsidRPr="00411DA3">
          <w:rPr>
            <w:rFonts w:ascii="Consolas" w:hAnsi="Consolas" w:cs="Times New Roman"/>
            <w:color w:val="B5CEA8"/>
            <w:sz w:val="21"/>
            <w:szCs w:val="21"/>
            <w:lang w:val="en-GB"/>
            <w:rPrChange w:id="3735" w:author="loony bin" w:date="2020-11-15T12:27:00Z">
              <w:rPr>
                <w:rFonts w:ascii="Consolas" w:hAnsi="Consolas" w:cs="Times New Roman"/>
                <w:color w:val="B5CEA8"/>
                <w:sz w:val="21"/>
                <w:szCs w:val="21"/>
              </w:rPr>
            </w:rPrChange>
          </w:rPr>
          <w:t>0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3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,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3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$MeasuredDateTimeValues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73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.Length</w:t>
        </w:r>
        <w:proofErr w:type="gram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3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r w:rsidR="00BC376F" w:rsidRPr="00411DA3">
          <w:rPr>
            <w:rFonts w:ascii="Consolas" w:hAnsi="Consolas" w:cs="Times New Roman"/>
            <w:color w:val="B5CEA8"/>
            <w:sz w:val="21"/>
            <w:szCs w:val="21"/>
            <w:lang w:val="en-GB"/>
            <w:rPrChange w:id="3740" w:author="loony bin" w:date="2020-11-15T12:27:00Z">
              <w:rPr>
                <w:rFonts w:ascii="Consolas" w:hAnsi="Consolas" w:cs="Times New Roman"/>
                <w:color w:val="B5CEA8"/>
                <w:sz w:val="21"/>
                <w:szCs w:val="21"/>
              </w:rPr>
            </w:rPrChange>
          </w:rPr>
          <w:t>1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4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00934127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74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743" w:author="loony bin" w:date="2020-11-15T12:27:00Z">
            <w:rPr>
              <w:ins w:id="374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2C37275F" w14:textId="5F0A59A2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74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746" w:author="loony bin" w:date="2020-11-15T12:27:00Z">
            <w:rPr>
              <w:ins w:id="374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74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4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750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5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75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5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54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5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Pass</w:t>
        </w:r>
      </w:ins>
      <w:ins w:id="375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5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58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5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values</w:t>
        </w:r>
      </w:ins>
      <w:ins w:id="3760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6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62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6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764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6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66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6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the</w:t>
        </w:r>
      </w:ins>
      <w:ins w:id="3768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6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70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71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chart</w:t>
        </w:r>
      </w:ins>
      <w:ins w:id="3772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73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74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75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creation</w:t>
        </w:r>
      </w:ins>
      <w:ins w:id="3776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77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778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779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function</w:t>
        </w:r>
      </w:ins>
    </w:p>
    <w:p w14:paraId="5AEE35D0" w14:textId="312CFCA3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78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781" w:author="loony bin" w:date="2020-11-15T12:27:00Z">
            <w:rPr>
              <w:ins w:id="378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78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8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785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8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&amp;</w:t>
        </w:r>
      </w:ins>
      <w:ins w:id="3787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8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89" w:author="loony bin" w:date="2020-11-15T12:24:00Z"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79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9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79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ScriptPath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793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</w:t>
        </w:r>
        <w:proofErr w:type="spellStart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79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Psscripts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795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\New-LineChart.ps1"</w:t>
        </w:r>
      </w:ins>
      <w:ins w:id="379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9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798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79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proofErr w:type="spellStart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0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MeasuredDateTimeValues</w:t>
        </w:r>
      </w:ins>
      <w:proofErr w:type="spellEnd"/>
      <w:ins w:id="380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0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803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0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0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MeasuredDateTimeValues</w:t>
        </w:r>
      </w:ins>
      <w:proofErr w:type="spellEnd"/>
      <w:ins w:id="380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0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808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0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proofErr w:type="spellStart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1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TemperatureValues</w:t>
        </w:r>
      </w:ins>
      <w:proofErr w:type="spellEnd"/>
      <w:ins w:id="381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1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813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1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1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TemperatureValues</w:t>
        </w:r>
      </w:ins>
      <w:proofErr w:type="spellEnd"/>
      <w:ins w:id="3816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1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ins w:id="3818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1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-</w:t>
        </w:r>
        <w:proofErr w:type="spellStart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20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LegendLabel</w:t>
        </w:r>
      </w:ins>
      <w:proofErr w:type="spellEnd"/>
      <w:ins w:id="3821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22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  <w:proofErr w:type="spellStart"/>
      <w:ins w:id="3823" w:author="loony bin" w:date="2020-11-15T12:24:00Z"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2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TemperatureLabel</w:t>
        </w:r>
        <w:proofErr w:type="spellEnd"/>
      </w:ins>
    </w:p>
    <w:p w14:paraId="7F934AC8" w14:textId="3E8E47FD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2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26" w:author="loony bin" w:date="2020-11-15T12:27:00Z">
            <w:rPr>
              <w:ins w:id="382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82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2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830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31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$WebBrowser3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832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.Navigate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33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</w:t>
        </w:r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834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"file:///</w:t>
        </w:r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35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3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HtmlCharts</w:t>
        </w:r>
        <w:proofErr w:type="spellEnd"/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83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\Line.html"</w:t>
        </w:r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38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)</w:t>
        </w:r>
      </w:ins>
    </w:p>
    <w:p w14:paraId="50A8D77C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39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40" w:author="loony bin" w:date="2020-11-15T12:27:00Z">
            <w:rPr>
              <w:ins w:id="3841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785FA18F" w14:textId="655162C3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42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43" w:author="loony bin" w:date="2020-11-15T12:27:00Z">
            <w:rPr>
              <w:ins w:id="3844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845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4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847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4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849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5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851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5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Window</w:t>
        </w:r>
      </w:ins>
      <w:ins w:id="3853" w:author="loony bin" w:date="2020-11-15T12:26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5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855" w:author="loony bin" w:date="2020-11-15T12:24:00Z">
        <w:r w:rsidR="00BC376F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5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size</w:t>
        </w:r>
      </w:ins>
    </w:p>
    <w:p w14:paraId="07C5F246" w14:textId="7BA267F2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57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58" w:author="loony bin" w:date="2020-11-15T12:27:00Z">
            <w:rPr>
              <w:ins w:id="3859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860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6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862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6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64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Form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865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.Height</w:t>
        </w:r>
        <w:proofErr w:type="spell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66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867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"850"</w:t>
        </w:r>
      </w:ins>
      <w:ins w:id="3868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6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4FEC1CB4" w14:textId="1DDE69F9" w:rsidR="00BC376F" w:rsidRPr="00411DA3" w:rsidRDefault="00411DA3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70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71" w:author="loony bin" w:date="2020-11-15T12:27:00Z">
            <w:rPr>
              <w:ins w:id="3872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873" w:author="loony bin" w:date="2020-11-15T12:26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74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   </w:t>
        </w:r>
      </w:ins>
      <w:ins w:id="3875" w:author="loony bin" w:date="2020-11-15T12:24:00Z"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76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="00BC376F"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877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Form</w:t>
        </w:r>
        <w:r w:rsidR="00BC376F"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878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.Width</w:t>
        </w:r>
        <w:proofErr w:type="spellEnd"/>
        <w:r w:rsidR="00BC376F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87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=</w:t>
        </w:r>
        <w:r w:rsidR="00BC376F" w:rsidRPr="00411DA3">
          <w:rPr>
            <w:rFonts w:ascii="Consolas" w:hAnsi="Consolas" w:cs="Times New Roman"/>
            <w:color w:val="CE9178"/>
            <w:sz w:val="21"/>
            <w:szCs w:val="21"/>
            <w:lang w:val="en-GB"/>
            <w:rPrChange w:id="3880" w:author="loony bin" w:date="2020-11-15T12:27:00Z">
              <w:rPr>
                <w:rFonts w:ascii="Consolas" w:hAnsi="Consolas" w:cs="Times New Roman"/>
                <w:color w:val="CE9178"/>
                <w:sz w:val="21"/>
                <w:szCs w:val="21"/>
              </w:rPr>
            </w:rPrChange>
          </w:rPr>
          <w:t>"1200"</w:t>
        </w:r>
      </w:ins>
    </w:p>
    <w:p w14:paraId="301604DA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81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82" w:author="loony bin" w:date="2020-11-15T12:27:00Z">
            <w:rPr>
              <w:ins w:id="3883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57C4E268" w14:textId="79685CC9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884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885" w:author="loony bin" w:date="2020-11-15T12:27:00Z">
            <w:rPr>
              <w:ins w:id="3886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88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8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#</w:t>
        </w:r>
      </w:ins>
      <w:ins w:id="388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9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proofErr w:type="spellStart"/>
      <w:ins w:id="389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9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Mandetory</w:t>
        </w:r>
      </w:ins>
      <w:proofErr w:type="spellEnd"/>
      <w:ins w:id="389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9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89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9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last</w:t>
        </w:r>
      </w:ins>
      <w:ins w:id="389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89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89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0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line</w:t>
        </w:r>
      </w:ins>
      <w:ins w:id="390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0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0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0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of</w:t>
        </w:r>
      </w:ins>
      <w:ins w:id="3905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0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07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0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every</w:t>
        </w:r>
      </w:ins>
      <w:ins w:id="3909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1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11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1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script</w:t>
        </w:r>
      </w:ins>
      <w:ins w:id="3913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1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15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16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to</w:t>
        </w:r>
      </w:ins>
      <w:ins w:id="3917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18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19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20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load</w:t>
        </w:r>
      </w:ins>
      <w:ins w:id="3921" w:author="loony bin" w:date="2020-11-15T12:26:00Z">
        <w:r w:rsidR="00411DA3"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22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 xml:space="preserve"> </w:t>
        </w:r>
      </w:ins>
      <w:ins w:id="3923" w:author="loony bin" w:date="2020-11-15T12:24:00Z">
        <w:r w:rsidRPr="00411DA3">
          <w:rPr>
            <w:rFonts w:ascii="Consolas" w:hAnsi="Consolas" w:cs="Times New Roman"/>
            <w:color w:val="6A9955"/>
            <w:sz w:val="21"/>
            <w:szCs w:val="21"/>
            <w:lang w:val="en-GB"/>
            <w:rPrChange w:id="3924" w:author="loony bin" w:date="2020-11-15T12:27:00Z">
              <w:rPr>
                <w:rFonts w:ascii="Consolas" w:hAnsi="Consolas" w:cs="Times New Roman"/>
                <w:color w:val="6A9955"/>
                <w:sz w:val="21"/>
                <w:szCs w:val="21"/>
              </w:rPr>
            </w:rPrChange>
          </w:rPr>
          <w:t>form</w:t>
        </w:r>
      </w:ins>
    </w:p>
    <w:p w14:paraId="372E8700" w14:textId="64E7E800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925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926" w:author="loony bin" w:date="2020-11-15T12:27:00Z">
            <w:rPr>
              <w:ins w:id="3927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3928" w:author="loony bin" w:date="2020-11-15T12:24:00Z"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929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[</w:t>
        </w:r>
        <w:r w:rsidRPr="00411DA3">
          <w:rPr>
            <w:rFonts w:ascii="Consolas" w:hAnsi="Consolas" w:cs="Times New Roman"/>
            <w:color w:val="569CD6"/>
            <w:sz w:val="21"/>
            <w:szCs w:val="21"/>
            <w:lang w:val="en-GB"/>
            <w:rPrChange w:id="3930" w:author="loony bin" w:date="2020-11-15T12:27:00Z">
              <w:rPr>
                <w:rFonts w:ascii="Consolas" w:hAnsi="Consolas" w:cs="Times New Roman"/>
                <w:color w:val="569CD6"/>
                <w:sz w:val="21"/>
                <w:szCs w:val="21"/>
              </w:rPr>
            </w:rPrChange>
          </w:rPr>
          <w:t>void</w:t>
        </w:r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931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]</w:t>
        </w:r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932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$</w:t>
        </w:r>
        <w:proofErr w:type="spellStart"/>
        <w:r w:rsidRPr="00411DA3">
          <w:rPr>
            <w:rFonts w:ascii="Consolas" w:hAnsi="Consolas" w:cs="Times New Roman"/>
            <w:color w:val="9CDCFE"/>
            <w:sz w:val="21"/>
            <w:szCs w:val="21"/>
            <w:lang w:val="en-GB"/>
            <w:rPrChange w:id="3933" w:author="loony bin" w:date="2020-11-15T12:27:00Z">
              <w:rPr>
                <w:rFonts w:ascii="Consolas" w:hAnsi="Consolas" w:cs="Times New Roman"/>
                <w:color w:val="9CDCFE"/>
                <w:sz w:val="21"/>
                <w:szCs w:val="21"/>
              </w:rPr>
            </w:rPrChange>
          </w:rPr>
          <w:t>Form</w:t>
        </w:r>
        <w:r w:rsidRPr="00411DA3">
          <w:rPr>
            <w:rFonts w:ascii="Consolas" w:hAnsi="Consolas" w:cs="Times New Roman"/>
            <w:color w:val="DCDCAA"/>
            <w:sz w:val="21"/>
            <w:szCs w:val="21"/>
            <w:lang w:val="en-GB"/>
            <w:rPrChange w:id="3934" w:author="loony bin" w:date="2020-11-15T12:27:00Z">
              <w:rPr>
                <w:rFonts w:ascii="Consolas" w:hAnsi="Consolas" w:cs="Times New Roman"/>
                <w:color w:val="DCDCAA"/>
                <w:sz w:val="21"/>
                <w:szCs w:val="21"/>
              </w:rPr>
            </w:rPrChange>
          </w:rPr>
          <w:t>.ShowDialog</w:t>
        </w:r>
        <w:proofErr w:type="spellEnd"/>
        <w:r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935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>()</w:t>
        </w:r>
      </w:ins>
      <w:ins w:id="3936" w:author="loony bin" w:date="2020-11-15T12:26:00Z">
        <w:r w:rsidR="00411DA3" w:rsidRPr="00411DA3">
          <w:rPr>
            <w:rFonts w:ascii="Consolas" w:hAnsi="Consolas" w:cs="Times New Roman"/>
            <w:color w:val="D4D4D4"/>
            <w:sz w:val="21"/>
            <w:szCs w:val="21"/>
            <w:lang w:val="en-GB"/>
            <w:rPrChange w:id="3937" w:author="loony bin" w:date="2020-11-15T12:27:00Z">
              <w:rPr>
                <w:rFonts w:ascii="Consolas" w:hAnsi="Consolas" w:cs="Times New Roman"/>
                <w:color w:val="D4D4D4"/>
                <w:sz w:val="21"/>
                <w:szCs w:val="21"/>
              </w:rPr>
            </w:rPrChange>
          </w:rPr>
          <w:t xml:space="preserve"> </w:t>
        </w:r>
      </w:ins>
    </w:p>
    <w:p w14:paraId="0EFDCEF7" w14:textId="77777777" w:rsidR="00BC376F" w:rsidRPr="00411DA3" w:rsidRDefault="00BC376F" w:rsidP="00BC376F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3938" w:author="loony bin" w:date="2020-11-15T12:24:00Z"/>
          <w:rFonts w:ascii="Consolas" w:hAnsi="Consolas" w:cs="Times New Roman"/>
          <w:color w:val="D4D4D4"/>
          <w:sz w:val="21"/>
          <w:szCs w:val="21"/>
          <w:lang w:val="en-GB"/>
          <w:rPrChange w:id="3939" w:author="loony bin" w:date="2020-11-15T12:27:00Z">
            <w:rPr>
              <w:ins w:id="3940" w:author="loony bin" w:date="2020-11-15T12:24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5F54875F" w14:textId="11FCEE6D" w:rsidR="009D7880" w:rsidRPr="00411DA3" w:rsidDel="007A1C6A" w:rsidRDefault="009D7880">
      <w:pPr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3941" w:author="loony bin" w:date="2020-11-15T12:25:00Z"/>
          <w:del w:id="3942" w:author="joël iselin" w:date="2020-11-15T12:28:00Z"/>
          <w:lang w:val="en-GB"/>
          <w:rPrChange w:id="3943" w:author="loony bin" w:date="2020-11-15T12:27:00Z">
            <w:rPr>
              <w:ins w:id="3944" w:author="loony bin" w:date="2020-11-15T12:25:00Z"/>
              <w:del w:id="3945" w:author="joël iselin" w:date="2020-11-15T12:28:00Z"/>
            </w:rPr>
          </w:rPrChange>
        </w:rPr>
      </w:pPr>
      <w:ins w:id="3946" w:author="loony bin" w:date="2020-11-15T12:25:00Z">
        <w:del w:id="3947" w:author="joël iselin" w:date="2020-11-15T12:28:00Z">
          <w:r w:rsidRPr="00411DA3" w:rsidDel="007A1C6A">
            <w:rPr>
              <w:lang w:val="en-GB"/>
              <w:rPrChange w:id="3948" w:author="loony bin" w:date="2020-11-15T12:27:00Z">
                <w:rPr/>
              </w:rPrChange>
            </w:rPr>
            <w:br w:type="page"/>
          </w:r>
        </w:del>
      </w:ins>
    </w:p>
    <w:p w14:paraId="42458E23" w14:textId="77777777" w:rsidR="001E5F55" w:rsidRDefault="001E5F55">
      <w:pPr>
        <w:autoSpaceDE/>
        <w:autoSpaceDN/>
        <w:adjustRightInd/>
        <w:spacing w:after="0" w:line="240" w:lineRule="auto"/>
        <w:ind w:left="0" w:right="0"/>
        <w:contextualSpacing w:val="0"/>
        <w:jc w:val="left"/>
        <w:rPr>
          <w:ins w:id="3949" w:author="joël iselin" w:date="2020-11-15T12:33:00Z"/>
          <w:rFonts w:cs="Times New Roman"/>
          <w:b/>
          <w:bCs/>
          <w:sz w:val="24"/>
          <w:szCs w:val="28"/>
          <w:lang w:eastAsia="de-CH"/>
        </w:rPr>
      </w:pPr>
      <w:ins w:id="3950" w:author="joël iselin" w:date="2020-11-15T12:33:00Z">
        <w:r>
          <w:br w:type="page"/>
        </w:r>
      </w:ins>
    </w:p>
    <w:p w14:paraId="407548B9" w14:textId="36B7BFCB" w:rsidR="007A1C6A" w:rsidRPr="001E5F55" w:rsidRDefault="007A1C6A">
      <w:pPr>
        <w:pStyle w:val="Heading2"/>
        <w:rPr>
          <w:ins w:id="3951" w:author="joël iselin" w:date="2020-11-15T12:28:00Z"/>
        </w:rPr>
        <w:pPrChange w:id="3952" w:author="joël iselin" w:date="2020-11-15T12:29:00Z">
          <w:pPr>
            <w:pStyle w:val="Heading2"/>
            <w:numPr>
              <w:numId w:val="52"/>
            </w:numPr>
            <w:tabs>
              <w:tab w:val="clear" w:pos="1440"/>
              <w:tab w:val="num" w:pos="2016"/>
            </w:tabs>
            <w:ind w:left="2016"/>
          </w:pPr>
        </w:pPrChange>
      </w:pPr>
      <w:ins w:id="3953" w:author="joël iselin" w:date="2020-11-15T12:29:00Z">
        <w:r>
          <w:lastRenderedPageBreak/>
          <w:t>New-LineCart.ps1</w:t>
        </w:r>
      </w:ins>
    </w:p>
    <w:p w14:paraId="401506C1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54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55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>##########################################</w:t>
        </w:r>
      </w:ins>
    </w:p>
    <w:p w14:paraId="01B0F18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56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57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Created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by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Roland Jaggi, Joël Iselin, Michael Wettstein</w:t>
        </w:r>
      </w:ins>
    </w:p>
    <w:p w14:paraId="7C2FAD73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58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59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># Description:</w:t>
        </w:r>
      </w:ins>
    </w:p>
    <w:p w14:paraId="4C1DFEF4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60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61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This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script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is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creating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line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chart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diagram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</w:ins>
    </w:p>
    <w:p w14:paraId="35CAAFE2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62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63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by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passing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values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</w:ins>
    </w:p>
    <w:p w14:paraId="3BCA3164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64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65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>##########################################</w:t>
        </w:r>
      </w:ins>
    </w:p>
    <w:p w14:paraId="56D59D52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66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67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> </w:t>
        </w:r>
      </w:ins>
    </w:p>
    <w:p w14:paraId="5C014461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68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69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Define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function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parameters</w:t>
        </w:r>
        <w:proofErr w:type="spellEnd"/>
      </w:ins>
    </w:p>
    <w:p w14:paraId="37A9252A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70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71" w:author="joël iselin" w:date="2020-11-15T12:29:00Z">
        <w:r>
          <w:rPr>
            <w:rFonts w:ascii="Courier New" w:hAnsi="Courier New" w:cs="Courier New"/>
            <w:color w:val="98FB98"/>
            <w:sz w:val="20"/>
            <w:szCs w:val="20"/>
          </w:rPr>
          <w:t>Param</w:t>
        </w:r>
      </w:ins>
    </w:p>
    <w:p w14:paraId="6F03939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72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73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>(</w:t>
        </w:r>
      </w:ins>
    </w:p>
    <w:p w14:paraId="7743330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74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3975" w:author="loony bin" w:date="2020-11-25T21:13:00Z">
            <w:rPr>
              <w:ins w:id="3976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3977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7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[parameter(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3979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Position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8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</w:t>
        </w:r>
        <w:r w:rsidRPr="004A1948">
          <w:rPr>
            <w:rFonts w:ascii="Courier New" w:hAnsi="Courier New" w:cs="Courier New"/>
            <w:color w:val="CD5C5C"/>
            <w:sz w:val="20"/>
            <w:szCs w:val="20"/>
            <w:lang w:val="en-GB"/>
            <w:rPrChange w:id="3981" w:author="loony bin" w:date="2020-11-25T21:13:00Z">
              <w:rPr>
                <w:rFonts w:ascii="Courier New" w:hAnsi="Courier New" w:cs="Courier New"/>
                <w:color w:val="CD5C5C"/>
                <w:sz w:val="20"/>
                <w:szCs w:val="20"/>
              </w:rPr>
            </w:rPrChange>
          </w:rPr>
          <w:t>0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8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3983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Mandatory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8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=$true,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3985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ValueFromPipelineByPropertyName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8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=$true)]</w:t>
        </w:r>
      </w:ins>
    </w:p>
    <w:p w14:paraId="6809352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87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3988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89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</w:t>
        </w:r>
        <w:r>
          <w:rPr>
            <w:rFonts w:ascii="Courier New" w:hAnsi="Courier New" w:cs="Courier New"/>
            <w:color w:val="FFFFFF"/>
            <w:sz w:val="20"/>
            <w:szCs w:val="20"/>
          </w:rPr>
          <w:t>[</w:t>
        </w:r>
        <w:proofErr w:type="spellStart"/>
        <w:r>
          <w:rPr>
            <w:rFonts w:ascii="Courier New" w:hAnsi="Courier New" w:cs="Courier New"/>
            <w:color w:val="F0E68C"/>
            <w:sz w:val="20"/>
            <w:szCs w:val="20"/>
          </w:rPr>
          <w:t>string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]$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MeasuredDateTimeValues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,</w:t>
        </w:r>
      </w:ins>
    </w:p>
    <w:p w14:paraId="444A3B58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3990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3991" w:author="loony bin" w:date="2020-11-25T21:13:00Z">
            <w:rPr>
              <w:ins w:id="3992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3993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9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[parameter(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3995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Position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9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</w:t>
        </w:r>
        <w:r w:rsidRPr="004A1948">
          <w:rPr>
            <w:rFonts w:ascii="Courier New" w:hAnsi="Courier New" w:cs="Courier New"/>
            <w:color w:val="CD5C5C"/>
            <w:sz w:val="20"/>
            <w:szCs w:val="20"/>
            <w:lang w:val="en-GB"/>
            <w:rPrChange w:id="3997" w:author="loony bin" w:date="2020-11-25T21:13:00Z">
              <w:rPr>
                <w:rFonts w:ascii="Courier New" w:hAnsi="Courier New" w:cs="Courier New"/>
                <w:color w:val="CD5C5C"/>
                <w:sz w:val="20"/>
                <w:szCs w:val="20"/>
              </w:rPr>
            </w:rPrChange>
          </w:rPr>
          <w:t>1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399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3999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Mandatory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0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=$true,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001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ValueFromPipelineByPropertyName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0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=$true)]</w:t>
        </w:r>
      </w:ins>
    </w:p>
    <w:p w14:paraId="6ED36EB1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03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04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05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</w:t>
        </w:r>
        <w:r>
          <w:rPr>
            <w:rFonts w:ascii="Courier New" w:hAnsi="Courier New" w:cs="Courier New"/>
            <w:color w:val="FFFFFF"/>
            <w:sz w:val="20"/>
            <w:szCs w:val="20"/>
          </w:rPr>
          <w:t>[</w:t>
        </w:r>
        <w:proofErr w:type="spellStart"/>
        <w:r>
          <w:rPr>
            <w:rFonts w:ascii="Courier New" w:hAnsi="Courier New" w:cs="Courier New"/>
            <w:color w:val="F0E68C"/>
            <w:sz w:val="20"/>
            <w:szCs w:val="20"/>
          </w:rPr>
          <w:t>string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]$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TemperatureValues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,</w:t>
        </w:r>
      </w:ins>
    </w:p>
    <w:p w14:paraId="404A605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06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007" w:author="loony bin" w:date="2020-11-25T21:13:00Z">
            <w:rPr>
              <w:ins w:id="4008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09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1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[parameter(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011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Position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1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</w:t>
        </w:r>
        <w:r w:rsidRPr="004A1948">
          <w:rPr>
            <w:rFonts w:ascii="Courier New" w:hAnsi="Courier New" w:cs="Courier New"/>
            <w:color w:val="CD5C5C"/>
            <w:sz w:val="20"/>
            <w:szCs w:val="20"/>
            <w:lang w:val="en-GB"/>
            <w:rPrChange w:id="4013" w:author="loony bin" w:date="2020-11-25T21:13:00Z">
              <w:rPr>
                <w:rFonts w:ascii="Courier New" w:hAnsi="Courier New" w:cs="Courier New"/>
                <w:color w:val="CD5C5C"/>
                <w:sz w:val="20"/>
                <w:szCs w:val="20"/>
              </w:rPr>
            </w:rPrChange>
          </w:rPr>
          <w:t>2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1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015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Mandatory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1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=$true,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017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ValueFromPipeline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1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=$true)]</w:t>
        </w:r>
      </w:ins>
    </w:p>
    <w:p w14:paraId="005E633E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19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20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21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</w:t>
        </w:r>
        <w:r>
          <w:rPr>
            <w:rFonts w:ascii="Courier New" w:hAnsi="Courier New" w:cs="Courier New"/>
            <w:color w:val="FFFFFF"/>
            <w:sz w:val="20"/>
            <w:szCs w:val="20"/>
          </w:rPr>
          <w:t>[</w:t>
        </w:r>
        <w:proofErr w:type="spellStart"/>
        <w:r>
          <w:rPr>
            <w:rFonts w:ascii="Courier New" w:hAnsi="Courier New" w:cs="Courier New"/>
            <w:color w:val="F0E68C"/>
            <w:sz w:val="20"/>
            <w:szCs w:val="20"/>
          </w:rPr>
          <w:t>string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]$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LegendLabel</w:t>
        </w:r>
        <w:proofErr w:type="spellEnd"/>
      </w:ins>
    </w:p>
    <w:p w14:paraId="4011E424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22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23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>)</w:t>
        </w:r>
      </w:ins>
    </w:p>
    <w:p w14:paraId="096A0FC6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24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25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> </w:t>
        </w:r>
      </w:ins>
    </w:p>
    <w:p w14:paraId="44EBE6DC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26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27" w:author="joël iselin" w:date="2020-11-15T12:29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Creating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the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html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chart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,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add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all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the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necessary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js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scripts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to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create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the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chart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,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using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bootstrap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for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styling</w:t>
        </w:r>
        <w:proofErr w:type="spellEnd"/>
      </w:ins>
    </w:p>
    <w:p w14:paraId="29046E26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28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29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>$Chart = @</w:t>
        </w:r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</w:ins>
    </w:p>
    <w:p w14:paraId="2A0274A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30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31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&lt;!DOCTYPE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html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3B431EFD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32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33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>&lt;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html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 xml:space="preserve"> lang="</w:t>
        </w:r>
        <w:r>
          <w:rPr>
            <w:rFonts w:ascii="Courier New" w:hAnsi="Courier New" w:cs="Courier New"/>
            <w:color w:val="FFFFFF"/>
            <w:sz w:val="20"/>
            <w:szCs w:val="20"/>
          </w:rPr>
          <w:t>en</w:t>
        </w:r>
        <w:r>
          <w:rPr>
            <w:rFonts w:ascii="Courier New" w:hAnsi="Courier New" w:cs="Courier New"/>
            <w:color w:val="FFA0A0"/>
            <w:sz w:val="20"/>
            <w:szCs w:val="20"/>
          </w:rPr>
          <w:t>"&gt;</w:t>
        </w:r>
      </w:ins>
    </w:p>
    <w:p w14:paraId="19089958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34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35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&lt;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head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79EF78BE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36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37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&lt;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meta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charset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="</w:t>
        </w:r>
        <w:r>
          <w:rPr>
            <w:rFonts w:ascii="Courier New" w:hAnsi="Courier New" w:cs="Courier New"/>
            <w:color w:val="FFFFFF"/>
            <w:sz w:val="20"/>
            <w:szCs w:val="20"/>
          </w:rPr>
          <w:t>UTF-</w:t>
        </w:r>
        <w:r>
          <w:rPr>
            <w:rFonts w:ascii="Courier New" w:hAnsi="Courier New" w:cs="Courier New"/>
            <w:color w:val="CD5C5C"/>
            <w:sz w:val="20"/>
            <w:szCs w:val="20"/>
          </w:rPr>
          <w:t>8</w:t>
        </w:r>
        <w:r>
          <w:rPr>
            <w:rFonts w:ascii="Courier New" w:hAnsi="Courier New" w:cs="Courier New"/>
            <w:color w:val="FFA0A0"/>
            <w:sz w:val="20"/>
            <w:szCs w:val="20"/>
          </w:rPr>
          <w:t>"&gt;</w:t>
        </w:r>
      </w:ins>
    </w:p>
    <w:p w14:paraId="72F7FE91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38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39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&lt;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meta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name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="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viewport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 xml:space="preserve">"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content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="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width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=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device-width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, initial-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scale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=</w:t>
        </w:r>
        <w:r>
          <w:rPr>
            <w:rFonts w:ascii="Courier New" w:hAnsi="Courier New" w:cs="Courier New"/>
            <w:color w:val="CD5C5C"/>
            <w:sz w:val="20"/>
            <w:szCs w:val="20"/>
          </w:rPr>
          <w:t>1.0</w:t>
        </w:r>
        <w:r>
          <w:rPr>
            <w:rFonts w:ascii="Courier New" w:hAnsi="Courier New" w:cs="Courier New"/>
            <w:color w:val="FFA0A0"/>
            <w:sz w:val="20"/>
            <w:szCs w:val="20"/>
          </w:rPr>
          <w:t>"&gt;</w:t>
        </w:r>
      </w:ins>
    </w:p>
    <w:p w14:paraId="2EEDF018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40" w:author="joël iselin" w:date="2020-11-15T12:29:00Z"/>
          <w:rFonts w:ascii="Courier New" w:hAnsi="Courier New" w:cs="Courier New"/>
          <w:color w:val="FFFFFF"/>
          <w:sz w:val="20"/>
          <w:szCs w:val="20"/>
          <w:lang w:val="it-CH"/>
          <w:rPrChange w:id="4041" w:author="joël iselin" w:date="2020-11-15T12:36:00Z">
            <w:rPr>
              <w:ins w:id="4042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43" w:author="joël iselin" w:date="2020-11-15T12:29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04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&lt;meta http-equiv="</w:t>
        </w:r>
        <w:r w:rsidRPr="00386EEB">
          <w:rPr>
            <w:rFonts w:ascii="Courier New" w:hAnsi="Courier New" w:cs="Courier New"/>
            <w:color w:val="FFFFFF"/>
            <w:sz w:val="20"/>
            <w:szCs w:val="20"/>
            <w:lang w:val="it-CH"/>
            <w:rPrChange w:id="4045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X-UA-</w:t>
        </w:r>
        <w:r w:rsidRPr="00386EEB">
          <w:rPr>
            <w:rFonts w:ascii="Courier New" w:hAnsi="Courier New" w:cs="Courier New"/>
            <w:color w:val="98FB98"/>
            <w:sz w:val="20"/>
            <w:szCs w:val="20"/>
            <w:lang w:val="it-CH"/>
            <w:rPrChange w:id="4046" w:author="joël iselin" w:date="2020-11-15T12:36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Compatible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047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" content="</w:t>
        </w:r>
        <w:r w:rsidRPr="00386EEB">
          <w:rPr>
            <w:rFonts w:ascii="Courier New" w:hAnsi="Courier New" w:cs="Courier New"/>
            <w:color w:val="FFFFFF"/>
            <w:sz w:val="20"/>
            <w:szCs w:val="20"/>
            <w:lang w:val="it-CH"/>
            <w:rPrChange w:id="4048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ie=edge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049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"&gt;</w:t>
        </w:r>
      </w:ins>
    </w:p>
    <w:p w14:paraId="7920A67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50" w:author="joël iselin" w:date="2020-11-15T12:29:00Z"/>
          <w:rFonts w:ascii="Courier New" w:hAnsi="Courier New" w:cs="Courier New"/>
          <w:color w:val="FFFFFF"/>
          <w:sz w:val="20"/>
          <w:szCs w:val="20"/>
          <w:lang w:val="it-CH"/>
          <w:rPrChange w:id="4051" w:author="loony bin" w:date="2020-11-25T21:13:00Z">
            <w:rPr>
              <w:ins w:id="4052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53" w:author="joël iselin" w:date="2020-11-15T12:29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05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it-CH"/>
            <w:rPrChange w:id="4055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&lt;script src="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it-CH"/>
            <w:rPrChange w:id="405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https:</w:t>
        </w:r>
        <w:r w:rsidRPr="004A1948">
          <w:rPr>
            <w:rFonts w:ascii="Courier New" w:hAnsi="Courier New" w:cs="Courier New"/>
            <w:color w:val="87CEEB"/>
            <w:sz w:val="20"/>
            <w:szCs w:val="20"/>
            <w:lang w:val="it-CH"/>
            <w:rPrChange w:id="4057" w:author="loony bin" w:date="2020-11-25T21:13:00Z">
              <w:rPr>
                <w:rFonts w:ascii="Courier New" w:hAnsi="Courier New" w:cs="Courier New"/>
                <w:color w:val="87CEEB"/>
                <w:sz w:val="20"/>
                <w:szCs w:val="20"/>
              </w:rPr>
            </w:rPrChange>
          </w:rPr>
          <w:t>//cdnjs.cloudflare.com/ajax/libs/Chart.js/2.6.0/Chart.min.js"&gt;&lt;/script&gt;</w:t>
        </w:r>
      </w:ins>
    </w:p>
    <w:p w14:paraId="749E92E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58" w:author="joël iselin" w:date="2020-11-15T12:29:00Z"/>
          <w:rFonts w:ascii="Courier New" w:hAnsi="Courier New" w:cs="Courier New"/>
          <w:color w:val="FFFFFF"/>
          <w:sz w:val="20"/>
          <w:szCs w:val="20"/>
          <w:lang w:val="it-CH"/>
          <w:rPrChange w:id="4059" w:author="loony bin" w:date="2020-11-25T21:13:00Z">
            <w:rPr>
              <w:ins w:id="4060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61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it-CH"/>
            <w:rPrChange w:id="406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&lt;script src=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it-CH"/>
            <w:rPrChange w:id="406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"JSScripts/Chart.min.js"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it-CH"/>
            <w:rPrChange w:id="406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&gt;&lt;/script&gt;</w:t>
        </w:r>
      </w:ins>
    </w:p>
    <w:p w14:paraId="0276449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65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66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it-CH"/>
            <w:rPrChange w:id="4067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</w:t>
        </w:r>
        <w:r>
          <w:rPr>
            <w:rFonts w:ascii="Courier New" w:hAnsi="Courier New" w:cs="Courier New"/>
            <w:color w:val="FFFFFF"/>
            <w:sz w:val="20"/>
            <w:szCs w:val="20"/>
          </w:rPr>
          <w:t xml:space="preserve">&lt;link 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rel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=</w:t>
        </w:r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stylesheet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r>
          <w:rPr>
            <w:rFonts w:ascii="Courier New" w:hAnsi="Courier New" w:cs="Courier New"/>
            <w:color w:val="FFFFFF"/>
            <w:sz w:val="20"/>
            <w:szCs w:val="20"/>
          </w:rPr>
          <w:t xml:space="preserve"> href=</w:t>
        </w:r>
        <w:r>
          <w:rPr>
            <w:rFonts w:ascii="Courier New" w:hAnsi="Courier New" w:cs="Courier New"/>
            <w:color w:val="FFA0A0"/>
            <w:sz w:val="20"/>
            <w:szCs w:val="20"/>
          </w:rPr>
          <w:t>"https://maxcdn.bootstrapcdn.com/bootstrap/3.3.7/css/bootstrap.min.css"</w:t>
        </w:r>
        <w:r>
          <w:rPr>
            <w:rFonts w:ascii="Courier New" w:hAnsi="Courier New" w:cs="Courier New"/>
            <w:color w:val="FFFFFF"/>
            <w:sz w:val="20"/>
            <w:szCs w:val="20"/>
          </w:rPr>
          <w:t>&gt;</w:t>
        </w:r>
      </w:ins>
    </w:p>
    <w:p w14:paraId="0E332AC2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68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69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    &lt;link 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rel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=</w:t>
        </w:r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stylesheet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r>
          <w:rPr>
            <w:rFonts w:ascii="Courier New" w:hAnsi="Courier New" w:cs="Courier New"/>
            <w:color w:val="FFFFFF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href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=</w:t>
        </w:r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JSScripts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/bootstrap.min.css"</w:t>
        </w:r>
        <w:r>
          <w:rPr>
            <w:rFonts w:ascii="Courier New" w:hAnsi="Courier New" w:cs="Courier New"/>
            <w:color w:val="FFFFFF"/>
            <w:sz w:val="20"/>
            <w:szCs w:val="20"/>
          </w:rPr>
          <w:t>&gt;</w:t>
        </w:r>
      </w:ins>
    </w:p>
    <w:p w14:paraId="5BFC0149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70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71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    </w:t>
        </w:r>
        <w:r>
          <w:rPr>
            <w:rFonts w:ascii="Courier New" w:hAnsi="Courier New" w:cs="Courier New"/>
            <w:color w:val="FFA0A0"/>
            <w:sz w:val="20"/>
            <w:szCs w:val="20"/>
          </w:rPr>
          <w:t>&lt;title&gt;</w:t>
        </w:r>
        <w:r>
          <w:rPr>
            <w:rFonts w:ascii="Courier New" w:hAnsi="Courier New" w:cs="Courier New"/>
            <w:color w:val="98FB98"/>
            <w:sz w:val="20"/>
            <w:szCs w:val="20"/>
          </w:rPr>
          <w:t>Line</w:t>
        </w:r>
        <w:r>
          <w:rPr>
            <w:rFonts w:ascii="Courier New" w:hAnsi="Courier New" w:cs="Courier New"/>
            <w:color w:val="FFFFFF"/>
            <w:sz w:val="20"/>
            <w:szCs w:val="20"/>
          </w:rPr>
          <w:t xml:space="preserve"> </w:t>
        </w:r>
        <w:r>
          <w:rPr>
            <w:rFonts w:ascii="Courier New" w:hAnsi="Courier New" w:cs="Courier New"/>
            <w:color w:val="98FB98"/>
            <w:sz w:val="20"/>
            <w:szCs w:val="20"/>
          </w:rPr>
          <w:t>Chart</w:t>
        </w:r>
        <w:r>
          <w:rPr>
            <w:rFonts w:ascii="Courier New" w:hAnsi="Courier New" w:cs="Courier New"/>
            <w:color w:val="FFFFFF"/>
            <w:sz w:val="20"/>
            <w:szCs w:val="20"/>
          </w:rPr>
          <w:t>&lt;/title&gt;</w:t>
        </w:r>
      </w:ins>
    </w:p>
    <w:p w14:paraId="6DCA2FD3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72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73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&lt;/</w:t>
        </w:r>
        <w:proofErr w:type="spellStart"/>
        <w:r>
          <w:rPr>
            <w:rFonts w:ascii="Courier New" w:hAnsi="Courier New" w:cs="Courier New"/>
            <w:color w:val="FFFFFF"/>
            <w:sz w:val="20"/>
            <w:szCs w:val="20"/>
          </w:rPr>
          <w:t>head</w:t>
        </w:r>
        <w:proofErr w:type="spellEnd"/>
        <w:r>
          <w:rPr>
            <w:rFonts w:ascii="Courier New" w:hAnsi="Courier New" w:cs="Courier New"/>
            <w:color w:val="FFFFFF"/>
            <w:sz w:val="20"/>
            <w:szCs w:val="20"/>
          </w:rPr>
          <w:t>&gt;</w:t>
        </w:r>
      </w:ins>
    </w:p>
    <w:p w14:paraId="0099977C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74" w:author="joël iselin" w:date="2020-11-15T12:29:00Z"/>
          <w:rFonts w:ascii="Courier New" w:hAnsi="Courier New" w:cs="Courier New"/>
          <w:color w:val="FFFFFF"/>
          <w:sz w:val="20"/>
          <w:szCs w:val="20"/>
        </w:rPr>
      </w:pPr>
      <w:ins w:id="4075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</w:t>
        </w:r>
        <w:r>
          <w:rPr>
            <w:rFonts w:ascii="Courier New" w:hAnsi="Courier New" w:cs="Courier New"/>
            <w:color w:val="FFA0A0"/>
            <w:sz w:val="20"/>
            <w:szCs w:val="20"/>
          </w:rPr>
          <w:t>&lt;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body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1F551DD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76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077" w:author="loony bin" w:date="2020-11-25T21:13:00Z">
            <w:rPr>
              <w:ins w:id="4078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79" w:author="joël iselin" w:date="2020-11-15T12:29:00Z">
        <w:r>
          <w:rPr>
            <w:rFonts w:ascii="Courier New" w:hAnsi="Courier New" w:cs="Courier New"/>
            <w:color w:val="FFFFFF"/>
            <w:sz w:val="20"/>
            <w:szCs w:val="20"/>
          </w:rPr>
          <w:t xml:space="preserve">        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8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&lt;div 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081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class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8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=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08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"container"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8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&gt;</w:t>
        </w:r>
      </w:ins>
    </w:p>
    <w:p w14:paraId="1F66272F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85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086" w:author="loony bin" w:date="2020-11-25T21:13:00Z">
            <w:rPr>
              <w:ins w:id="4087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88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89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&lt;canvas id=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090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"lineChartDiagramm"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91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&gt;&lt;/canvas&gt;</w:t>
        </w:r>
      </w:ins>
    </w:p>
    <w:p w14:paraId="2CF9FAE6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92" w:author="joël iselin" w:date="2020-11-15T12:29:00Z"/>
          <w:rFonts w:ascii="Courier New" w:hAnsi="Courier New" w:cs="Courier New"/>
          <w:color w:val="FFFFFF"/>
          <w:sz w:val="20"/>
          <w:szCs w:val="20"/>
          <w:lang w:val="fr-CH"/>
          <w:rPrChange w:id="4093" w:author="joël iselin" w:date="2020-11-15T12:36:00Z">
            <w:rPr>
              <w:ins w:id="4094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095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09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</w:t>
        </w:r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097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&lt;/div&gt;</w:t>
        </w:r>
      </w:ins>
    </w:p>
    <w:p w14:paraId="0D1B09F6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098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099" w:author="loony bin" w:date="2020-11-25T21:13:00Z">
            <w:rPr>
              <w:ins w:id="4100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01" w:author="joël iselin" w:date="2020-11-15T12:29:00Z"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02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10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&lt;script&gt;</w:t>
        </w:r>
      </w:ins>
    </w:p>
    <w:p w14:paraId="6159C74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04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105" w:author="loony bin" w:date="2020-11-25T21:13:00Z">
            <w:rPr>
              <w:ins w:id="4106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07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0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109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let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1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lineChartDiagramm = document.getElementById(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111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'lineChartDiagramm'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1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).getContext(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11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'2d'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1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);</w:t>
        </w:r>
      </w:ins>
    </w:p>
    <w:p w14:paraId="4C3E7A4B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15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116" w:author="loony bin" w:date="2020-11-25T21:13:00Z">
            <w:rPr>
              <w:ins w:id="4117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18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19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120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Chart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21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.defaults.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122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global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23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.defaultFontSize = </w:t>
        </w:r>
        <w:r w:rsidRPr="004A1948">
          <w:rPr>
            <w:rFonts w:ascii="Courier New" w:hAnsi="Courier New" w:cs="Courier New"/>
            <w:color w:val="CD5C5C"/>
            <w:sz w:val="20"/>
            <w:szCs w:val="20"/>
            <w:lang w:val="en-GB"/>
            <w:rPrChange w:id="4124" w:author="loony bin" w:date="2020-11-25T21:13:00Z">
              <w:rPr>
                <w:rFonts w:ascii="Courier New" w:hAnsi="Courier New" w:cs="Courier New"/>
                <w:color w:val="CD5C5C"/>
                <w:sz w:val="20"/>
                <w:szCs w:val="20"/>
              </w:rPr>
            </w:rPrChange>
          </w:rPr>
          <w:t>12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25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;</w:t>
        </w:r>
      </w:ins>
    </w:p>
    <w:p w14:paraId="13E677B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26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127" w:author="loony bin" w:date="2020-11-25T21:13:00Z">
            <w:rPr>
              <w:ins w:id="4128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29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3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131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Chart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3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.defaults.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133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global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3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.defaultFontColor =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135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'#777'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3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;</w:t>
        </w:r>
      </w:ins>
    </w:p>
    <w:p w14:paraId="0B8AC97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37" w:author="joël iselin" w:date="2020-11-15T12:29:00Z"/>
          <w:rFonts w:ascii="Courier New" w:hAnsi="Courier New" w:cs="Courier New"/>
          <w:color w:val="FFFFFF"/>
          <w:sz w:val="20"/>
          <w:szCs w:val="20"/>
          <w:lang w:val="en-GB"/>
          <w:rPrChange w:id="4138" w:author="loony bin" w:date="2020-11-25T21:13:00Z">
            <w:rPr>
              <w:ins w:id="4139" w:author="joël iselin" w:date="2020-11-15T12:29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40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41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</w:t>
        </w:r>
      </w:ins>
    </w:p>
    <w:p w14:paraId="665EF5D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42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143" w:author="loony bin" w:date="2020-11-25T21:13:00Z">
            <w:rPr>
              <w:ins w:id="4144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45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4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             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147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let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4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massPopChart = </w:t>
        </w:r>
        <w:r w:rsidRPr="004A1948">
          <w:rPr>
            <w:rFonts w:ascii="Courier New" w:hAnsi="Courier New" w:cs="Courier New"/>
            <w:color w:val="F0E68C"/>
            <w:sz w:val="20"/>
            <w:szCs w:val="20"/>
            <w:lang w:val="en-GB"/>
            <w:rPrChange w:id="4149" w:author="loony bin" w:date="2020-11-25T21:13:00Z">
              <w:rPr>
                <w:rFonts w:ascii="Courier New" w:hAnsi="Courier New" w:cs="Courier New"/>
                <w:color w:val="F0E68C"/>
                <w:sz w:val="20"/>
                <w:szCs w:val="20"/>
              </w:rPr>
            </w:rPrChange>
          </w:rPr>
          <w:t>new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5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</w:t>
        </w:r>
        <w:proofErr w:type="gramStart"/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151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Chart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5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(</w:t>
        </w:r>
        <w:proofErr w:type="gramEnd"/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53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lineChartDiagramm, {</w:t>
        </w:r>
      </w:ins>
    </w:p>
    <w:p w14:paraId="64099091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54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155" w:author="loony bin" w:date="2020-11-25T21:13:00Z">
            <w:rPr>
              <w:ins w:id="4156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57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5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  type: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159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'line'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6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, </w:t>
        </w:r>
      </w:ins>
    </w:p>
    <w:p w14:paraId="5DFC009D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61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162" w:author="loony bin" w:date="2020-11-25T21:13:00Z">
            <w:rPr>
              <w:ins w:id="4163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64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65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  data:{</w:t>
        </w:r>
      </w:ins>
    </w:p>
    <w:p w14:paraId="27B05D21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66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167" w:author="loony bin" w:date="2020-11-25T21:13:00Z">
            <w:rPr>
              <w:ins w:id="4168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69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7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    labels:[$MeasuredDateTimeValues],</w:t>
        </w:r>
      </w:ins>
    </w:p>
    <w:p w14:paraId="33F18984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71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172" w:author="joël iselin" w:date="2020-11-15T12:36:00Z">
            <w:rPr>
              <w:ins w:id="4173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74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175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lastRenderedPageBreak/>
          <w:t xml:space="preserve">                </w:t>
        </w:r>
        <w:proofErr w:type="spellStart"/>
        <w:proofErr w:type="gramStart"/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76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datasets</w:t>
        </w:r>
        <w:proofErr w:type="spellEnd"/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77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:[</w:t>
        </w:r>
        <w:proofErr w:type="gramEnd"/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78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{</w:t>
        </w:r>
      </w:ins>
    </w:p>
    <w:p w14:paraId="54354E37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79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180" w:author="joël iselin" w:date="2020-11-15T12:36:00Z">
            <w:rPr>
              <w:ins w:id="418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82" w:author="joël iselin" w:date="2020-11-15T12:32:00Z"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83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                 </w:t>
        </w:r>
        <w:proofErr w:type="gramStart"/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84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label:</w:t>
        </w:r>
        <w:proofErr w:type="gramEnd"/>
        <w:r w:rsidRPr="00386EEB">
          <w:rPr>
            <w:rFonts w:ascii="Courier New" w:hAnsi="Courier New" w:cs="Courier New"/>
            <w:color w:val="FFFFFF"/>
            <w:sz w:val="20"/>
            <w:szCs w:val="20"/>
            <w:lang w:val="fr-CH"/>
            <w:rPrChange w:id="4185" w:author="joël iselin" w:date="2020-11-15T12:36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186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`"$</w:t>
        </w:r>
        <w:proofErr w:type="spell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187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LegendLabel</w:t>
        </w:r>
        <w:proofErr w:type="spell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188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`" ,</w:t>
        </w:r>
      </w:ins>
    </w:p>
    <w:p w14:paraId="1C0675D7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89" w:author="joël iselin" w:date="2020-11-15T12:32:00Z"/>
          <w:rFonts w:ascii="Courier New" w:hAnsi="Courier New" w:cs="Courier New"/>
          <w:color w:val="FFFFFF"/>
          <w:sz w:val="20"/>
          <w:szCs w:val="20"/>
          <w:lang w:val="it-CH"/>
          <w:rPrChange w:id="4190" w:author="joël iselin" w:date="2020-11-15T12:36:00Z">
            <w:rPr>
              <w:ins w:id="419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92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193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19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data:[$TemperatureValues],</w:t>
        </w:r>
      </w:ins>
    </w:p>
    <w:p w14:paraId="3EE37520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195" w:author="joël iselin" w:date="2020-11-15T12:32:00Z"/>
          <w:rFonts w:ascii="Courier New" w:hAnsi="Courier New" w:cs="Courier New"/>
          <w:color w:val="FFFFFF"/>
          <w:sz w:val="20"/>
          <w:szCs w:val="20"/>
          <w:lang w:val="it-CH"/>
          <w:rPrChange w:id="4196" w:author="joël iselin" w:date="2020-11-15T12:36:00Z">
            <w:rPr>
              <w:ins w:id="4197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198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199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backgroundColor:'rgba(0,191,255, 0.6)',</w:t>
        </w:r>
      </w:ins>
    </w:p>
    <w:p w14:paraId="3711130F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00" w:author="joël iselin" w:date="2020-11-15T12:32:00Z"/>
          <w:rFonts w:ascii="Courier New" w:hAnsi="Courier New" w:cs="Courier New"/>
          <w:color w:val="FFFFFF"/>
          <w:sz w:val="20"/>
          <w:szCs w:val="20"/>
          <w:lang w:val="it-CH"/>
          <w:rPrChange w:id="4201" w:author="joël iselin" w:date="2020-11-15T12:36:00Z">
            <w:rPr>
              <w:ins w:id="4202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03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20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hoverBackgroundColor: 'rgba(255,165,0, 0.6)',</w:t>
        </w:r>
      </w:ins>
    </w:p>
    <w:p w14:paraId="2514F666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05" w:author="joël iselin" w:date="2020-11-15T12:32:00Z"/>
          <w:rFonts w:ascii="Courier New" w:hAnsi="Courier New" w:cs="Courier New"/>
          <w:color w:val="FFFFFF"/>
          <w:sz w:val="20"/>
          <w:szCs w:val="20"/>
          <w:lang w:val="it-CH"/>
          <w:rPrChange w:id="4206" w:author="joël iselin" w:date="2020-11-15T12:36:00Z">
            <w:rPr>
              <w:ins w:id="4207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08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209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borderWidth:1,</w:t>
        </w:r>
      </w:ins>
    </w:p>
    <w:p w14:paraId="303D79A1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10" w:author="joël iselin" w:date="2020-11-15T12:32:00Z"/>
          <w:rFonts w:ascii="Courier New" w:hAnsi="Courier New" w:cs="Courier New"/>
          <w:color w:val="FFFFFF"/>
          <w:sz w:val="20"/>
          <w:szCs w:val="20"/>
          <w:lang w:val="it-CH"/>
          <w:rPrChange w:id="4211" w:author="joël iselin" w:date="2020-11-15T12:36:00Z">
            <w:rPr>
              <w:ins w:id="4212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13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21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borderColor:'#777',</w:t>
        </w:r>
      </w:ins>
    </w:p>
    <w:p w14:paraId="416FCF68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15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1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it-CH"/>
            <w:rPrChange w:id="4217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</w:t>
        </w:r>
        <w:r>
          <w:rPr>
            <w:rFonts w:ascii="Courier New" w:hAnsi="Courier New" w:cs="Courier New"/>
            <w:color w:val="FFA0A0"/>
            <w:sz w:val="20"/>
            <w:szCs w:val="20"/>
          </w:rPr>
          <w:t>hoverBorderWidth:3,</w:t>
        </w:r>
      </w:ins>
    </w:p>
    <w:p w14:paraId="7974B247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1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1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hoverBorderColor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:'#000',</w:t>
        </w:r>
      </w:ins>
    </w:p>
    <w:p w14:paraId="0CE84468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2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2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fontsize:10,</w:t>
        </w:r>
      </w:ins>
    </w:p>
    <w:p w14:paraId="459511F0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2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2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}]</w:t>
        </w:r>
      </w:ins>
    </w:p>
    <w:p w14:paraId="02DDFAF5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2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2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},</w:t>
        </w:r>
      </w:ins>
    </w:p>
    <w:p w14:paraId="18F14985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2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2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options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:{</w:t>
        </w:r>
        <w:proofErr w:type="gramEnd"/>
      </w:ins>
    </w:p>
    <w:p w14:paraId="7B9E35DA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2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2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</w:t>
        </w:r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title:{</w:t>
        </w:r>
        <w:proofErr w:type="gramEnd"/>
      </w:ins>
    </w:p>
    <w:p w14:paraId="7F84E86C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3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3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display:false</w:t>
        </w:r>
        <w:proofErr w:type="spellEnd"/>
        <w:proofErr w:type="gramEnd"/>
        <w:r>
          <w:rPr>
            <w:rFonts w:ascii="Courier New" w:hAnsi="Courier New" w:cs="Courier New"/>
            <w:color w:val="FFA0A0"/>
            <w:sz w:val="20"/>
            <w:szCs w:val="20"/>
          </w:rPr>
          <w:t>,</w:t>
        </w:r>
      </w:ins>
    </w:p>
    <w:p w14:paraId="28D57DBB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3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3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fontSize:8</w:t>
        </w:r>
      </w:ins>
    </w:p>
    <w:p w14:paraId="21454A93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3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3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},</w:t>
        </w:r>
      </w:ins>
    </w:p>
    <w:p w14:paraId="7A4AA27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3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3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</w:t>
        </w:r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legend:{</w:t>
        </w:r>
        <w:proofErr w:type="gramEnd"/>
      </w:ins>
    </w:p>
    <w:p w14:paraId="1C48CBB7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3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3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display:false</w:t>
        </w:r>
        <w:proofErr w:type="spellEnd"/>
        <w:proofErr w:type="gramEnd"/>
        <w:r>
          <w:rPr>
            <w:rFonts w:ascii="Courier New" w:hAnsi="Courier New" w:cs="Courier New"/>
            <w:color w:val="FFA0A0"/>
            <w:sz w:val="20"/>
            <w:szCs w:val="20"/>
          </w:rPr>
          <w:t>,</w:t>
        </w:r>
      </w:ins>
    </w:p>
    <w:p w14:paraId="2FBBDC69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4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4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position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:'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bottom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',</w:t>
        </w:r>
      </w:ins>
    </w:p>
    <w:p w14:paraId="55037312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4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4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labels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:{</w:t>
        </w:r>
        <w:proofErr w:type="gramEnd"/>
      </w:ins>
    </w:p>
    <w:p w14:paraId="00626BF5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4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4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fontColor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:'Gray',</w:t>
        </w:r>
      </w:ins>
    </w:p>
    <w:p w14:paraId="5AD4577D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4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4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fontSize:12,</w:t>
        </w:r>
      </w:ins>
    </w:p>
    <w:p w14:paraId="1F2D4D2D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4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4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}</w:t>
        </w:r>
      </w:ins>
    </w:p>
    <w:p w14:paraId="27F67564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5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5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},</w:t>
        </w:r>
      </w:ins>
    </w:p>
    <w:p w14:paraId="35024017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5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5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layout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:{</w:t>
        </w:r>
        <w:proofErr w:type="gramEnd"/>
      </w:ins>
    </w:p>
    <w:p w14:paraId="32618620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5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5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padding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:{</w:t>
        </w:r>
        <w:proofErr w:type="gramEnd"/>
      </w:ins>
    </w:p>
    <w:p w14:paraId="6263564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5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5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left:0,</w:t>
        </w:r>
      </w:ins>
    </w:p>
    <w:p w14:paraId="17F308FE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5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5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right:0,</w:t>
        </w:r>
      </w:ins>
    </w:p>
    <w:p w14:paraId="61ACA827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6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6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bottom:0,</w:t>
        </w:r>
      </w:ins>
    </w:p>
    <w:p w14:paraId="37BBBCA1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6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6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  top:0</w:t>
        </w:r>
      </w:ins>
    </w:p>
    <w:p w14:paraId="38404BD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6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6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}</w:t>
        </w:r>
      </w:ins>
    </w:p>
    <w:p w14:paraId="15AB8C9F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6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6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},</w:t>
        </w:r>
      </w:ins>
    </w:p>
    <w:p w14:paraId="713E64BC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6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26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</w:t>
        </w:r>
        <w:proofErr w:type="spellStart"/>
        <w:proofErr w:type="gramStart"/>
        <w:r>
          <w:rPr>
            <w:rFonts w:ascii="Courier New" w:hAnsi="Courier New" w:cs="Courier New"/>
            <w:color w:val="FFA0A0"/>
            <w:sz w:val="20"/>
            <w:szCs w:val="20"/>
          </w:rPr>
          <w:t>tooltips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:{</w:t>
        </w:r>
        <w:proofErr w:type="gramEnd"/>
      </w:ins>
    </w:p>
    <w:p w14:paraId="01AB6A40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70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271" w:author="joël iselin" w:date="2020-11-15T12:36:00Z">
            <w:rPr>
              <w:ins w:id="4272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7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  </w:t>
        </w:r>
        <w:proofErr w:type="spellStart"/>
        <w:proofErr w:type="gram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74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enabled:true</w:t>
        </w:r>
        <w:proofErr w:type="spellEnd"/>
        <w:proofErr w:type="gram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75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,</w:t>
        </w:r>
      </w:ins>
    </w:p>
    <w:p w14:paraId="2817C6BC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76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277" w:author="joël iselin" w:date="2020-11-15T12:36:00Z">
            <w:rPr>
              <w:ins w:id="4278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79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80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</w:t>
        </w:r>
        <w:proofErr w:type="gram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81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titleFontSize:</w:t>
        </w:r>
        <w:proofErr w:type="gram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82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10</w:t>
        </w:r>
      </w:ins>
    </w:p>
    <w:p w14:paraId="332FD797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83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284" w:author="joël iselin" w:date="2020-11-15T12:36:00Z">
            <w:rPr>
              <w:ins w:id="4285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8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87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},</w:t>
        </w:r>
      </w:ins>
    </w:p>
    <w:p w14:paraId="4D6E9CAA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88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289" w:author="joël iselin" w:date="2020-11-15T12:36:00Z">
            <w:rPr>
              <w:ins w:id="4290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91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92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</w:t>
        </w:r>
      </w:ins>
    </w:p>
    <w:p w14:paraId="277CF34F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93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294" w:author="loony bin" w:date="2020-11-25T21:13:00Z">
            <w:rPr>
              <w:ins w:id="4295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29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297" w:author="joël iselin" w:date="2020-11-15T12:36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298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scales: {</w:t>
        </w:r>
      </w:ins>
    </w:p>
    <w:p w14:paraId="7F8EF776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299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00" w:author="loony bin" w:date="2020-11-25T21:13:00Z">
            <w:rPr>
              <w:ins w:id="430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02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0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yAxes: [{</w:t>
        </w:r>
      </w:ins>
    </w:p>
    <w:p w14:paraId="2AB85AF0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04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05" w:author="loony bin" w:date="2020-11-25T21:13:00Z">
            <w:rPr>
              <w:ins w:id="4306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07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08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ticks: {</w:t>
        </w:r>
      </w:ins>
    </w:p>
    <w:p w14:paraId="7D856068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09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10" w:author="loony bin" w:date="2020-11-25T21:13:00Z">
            <w:rPr>
              <w:ins w:id="431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12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1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beginAtZero: false,</w:t>
        </w:r>
      </w:ins>
    </w:p>
    <w:p w14:paraId="00D070F8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14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15" w:author="joël iselin" w:date="2020-11-15T12:37:00Z">
            <w:rPr>
              <w:ins w:id="4316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17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18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</w:t>
        </w:r>
        <w:proofErr w:type="gram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19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display:</w:t>
        </w:r>
        <w:proofErr w:type="gram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0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</w:t>
        </w:r>
        <w:proofErr w:type="spell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1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true</w:t>
        </w:r>
        <w:proofErr w:type="spell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2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,</w:t>
        </w:r>
      </w:ins>
    </w:p>
    <w:p w14:paraId="578A7EE2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23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24" w:author="joël iselin" w:date="2020-11-15T12:37:00Z">
            <w:rPr>
              <w:ins w:id="4325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2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7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</w:t>
        </w:r>
        <w:proofErr w:type="gram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8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fontSize:</w:t>
        </w:r>
        <w:proofErr w:type="gram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29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10,</w:t>
        </w:r>
      </w:ins>
    </w:p>
    <w:p w14:paraId="7732850F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30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31" w:author="joël iselin" w:date="2020-11-15T12:37:00Z">
            <w:rPr>
              <w:ins w:id="4332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33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34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},</w:t>
        </w:r>
      </w:ins>
    </w:p>
    <w:p w14:paraId="68277766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35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36" w:author="loony bin" w:date="2020-11-25T21:13:00Z">
            <w:rPr>
              <w:ins w:id="4337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38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39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40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gridLines: {</w:t>
        </w:r>
      </w:ins>
    </w:p>
    <w:p w14:paraId="4D1C7412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41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42" w:author="loony bin" w:date="2020-11-25T21:13:00Z">
            <w:rPr>
              <w:ins w:id="4343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44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45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display:true,</w:t>
        </w:r>
      </w:ins>
    </w:p>
    <w:p w14:paraId="579DC595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46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47" w:author="loony bin" w:date="2020-11-25T21:13:00Z">
            <w:rPr>
              <w:ins w:id="4348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49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50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drawBorder: true,</w:t>
        </w:r>
      </w:ins>
    </w:p>
    <w:p w14:paraId="5AB1C64F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51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52" w:author="joël iselin" w:date="2020-11-15T12:37:00Z">
            <w:rPr>
              <w:ins w:id="4353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54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55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56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}</w:t>
        </w:r>
      </w:ins>
    </w:p>
    <w:p w14:paraId="7111B517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57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58" w:author="joël iselin" w:date="2020-11-15T12:37:00Z">
            <w:rPr>
              <w:ins w:id="4359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60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61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}],</w:t>
        </w:r>
      </w:ins>
    </w:p>
    <w:p w14:paraId="4F5D1EE1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62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63" w:author="joël iselin" w:date="2020-11-15T12:37:00Z">
            <w:rPr>
              <w:ins w:id="4364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65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66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</w:t>
        </w:r>
        <w:proofErr w:type="spellStart"/>
        <w:proofErr w:type="gram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67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xAxes</w:t>
        </w:r>
        <w:proofErr w:type="spell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68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:</w:t>
        </w:r>
        <w:proofErr w:type="gramEnd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69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[{</w:t>
        </w:r>
      </w:ins>
    </w:p>
    <w:p w14:paraId="42766A64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70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71" w:author="joël iselin" w:date="2020-11-15T12:37:00Z">
            <w:rPr>
              <w:ins w:id="4372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73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74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// Change </w:t>
        </w:r>
        <w:proofErr w:type="spellStart"/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75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here</w:t>
        </w:r>
        <w:proofErr w:type="spellEnd"/>
      </w:ins>
    </w:p>
    <w:p w14:paraId="53DC513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76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77" w:author="loony bin" w:date="2020-11-25T21:13:00Z">
            <w:rPr>
              <w:ins w:id="4378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79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380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81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barPercentage: 1,</w:t>
        </w:r>
      </w:ins>
    </w:p>
    <w:p w14:paraId="4623E752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82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83" w:author="loony bin" w:date="2020-11-25T21:13:00Z">
            <w:rPr>
              <w:ins w:id="4384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85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86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ticks:{</w:t>
        </w:r>
      </w:ins>
    </w:p>
    <w:p w14:paraId="6A6E0DCD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87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88" w:author="loony bin" w:date="2020-11-25T21:13:00Z">
            <w:rPr>
              <w:ins w:id="4389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90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91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lastRenderedPageBreak/>
          <w:t xml:space="preserve">                            fontSize: 12, </w:t>
        </w:r>
      </w:ins>
    </w:p>
    <w:p w14:paraId="1B146996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92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393" w:author="loony bin" w:date="2020-11-25T21:13:00Z">
            <w:rPr>
              <w:ins w:id="4394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395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396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display: true,</w:t>
        </w:r>
      </w:ins>
    </w:p>
    <w:p w14:paraId="7923597C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397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398" w:author="joël iselin" w:date="2020-11-15T12:37:00Z">
            <w:rPr>
              <w:ins w:id="4399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00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401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402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},</w:t>
        </w:r>
      </w:ins>
    </w:p>
    <w:p w14:paraId="5C2CDA83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03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404" w:author="loony bin" w:date="2020-11-25T21:13:00Z">
            <w:rPr>
              <w:ins w:id="4405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0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407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408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gridLines: {</w:t>
        </w:r>
      </w:ins>
    </w:p>
    <w:p w14:paraId="3FC7C628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09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410" w:author="loony bin" w:date="2020-11-25T21:13:00Z">
            <w:rPr>
              <w:ins w:id="441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12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41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display:true, </w:t>
        </w:r>
      </w:ins>
    </w:p>
    <w:p w14:paraId="6E09BBF4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14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415" w:author="loony bin" w:date="2020-11-25T21:13:00Z">
            <w:rPr>
              <w:ins w:id="4416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17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418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    drawBorder: true,</w:t>
        </w:r>
      </w:ins>
    </w:p>
    <w:p w14:paraId="067C6E2A" w14:textId="77777777" w:rsidR="001E5F55" w:rsidRPr="00386EEB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19" w:author="joël iselin" w:date="2020-11-15T12:32:00Z"/>
          <w:rFonts w:ascii="Courier New" w:hAnsi="Courier New" w:cs="Courier New"/>
          <w:color w:val="FFFFFF"/>
          <w:sz w:val="20"/>
          <w:szCs w:val="20"/>
          <w:lang w:val="fr-CH"/>
          <w:rPrChange w:id="4420" w:author="joël iselin" w:date="2020-11-15T12:37:00Z">
            <w:rPr>
              <w:ins w:id="442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22" w:author="joël iselin" w:date="2020-11-15T12:32:00Z">
        <w:r w:rsidRPr="004A1948">
          <w:rPr>
            <w:rFonts w:ascii="Courier New" w:hAnsi="Courier New" w:cs="Courier New"/>
            <w:color w:val="FFA0A0"/>
            <w:sz w:val="20"/>
            <w:szCs w:val="20"/>
            <w:lang w:val="en-GB"/>
            <w:rPrChange w:id="4423" w:author="loony bin" w:date="2020-11-25T21:13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    </w:t>
        </w:r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424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>}</w:t>
        </w:r>
      </w:ins>
    </w:p>
    <w:p w14:paraId="6E9AF1BC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25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26" w:author="joël iselin" w:date="2020-11-15T12:32:00Z">
        <w:r w:rsidRPr="00386EEB">
          <w:rPr>
            <w:rFonts w:ascii="Courier New" w:hAnsi="Courier New" w:cs="Courier New"/>
            <w:color w:val="FFA0A0"/>
            <w:sz w:val="20"/>
            <w:szCs w:val="20"/>
            <w:lang w:val="fr-CH"/>
            <w:rPrChange w:id="4427" w:author="joël iselin" w:date="2020-11-15T12:37:00Z">
              <w:rPr>
                <w:rFonts w:ascii="Courier New" w:hAnsi="Courier New" w:cs="Courier New"/>
                <w:color w:val="FFA0A0"/>
                <w:sz w:val="20"/>
                <w:szCs w:val="20"/>
              </w:rPr>
            </w:rPrChange>
          </w:rPr>
          <w:t xml:space="preserve">                    </w:t>
        </w:r>
        <w:r>
          <w:rPr>
            <w:rFonts w:ascii="Courier New" w:hAnsi="Courier New" w:cs="Courier New"/>
            <w:color w:val="FFA0A0"/>
            <w:sz w:val="20"/>
            <w:szCs w:val="20"/>
          </w:rPr>
          <w:t>}]</w:t>
        </w:r>
      </w:ins>
    </w:p>
    <w:p w14:paraId="4938A724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2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2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  }       </w:t>
        </w:r>
      </w:ins>
    </w:p>
    <w:p w14:paraId="1D70F502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3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3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  }</w:t>
        </w:r>
      </w:ins>
    </w:p>
    <w:p w14:paraId="11741AE8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3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33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    });</w:t>
        </w:r>
      </w:ins>
    </w:p>
    <w:p w14:paraId="2E38ED35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3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35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    &lt;/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script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58F0C333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36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37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 xml:space="preserve">    &lt;/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body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277D572B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38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39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>&lt;/</w:t>
        </w:r>
        <w:proofErr w:type="spellStart"/>
        <w:r>
          <w:rPr>
            <w:rFonts w:ascii="Courier New" w:hAnsi="Courier New" w:cs="Courier New"/>
            <w:color w:val="FFA0A0"/>
            <w:sz w:val="20"/>
            <w:szCs w:val="20"/>
          </w:rPr>
          <w:t>html</w:t>
        </w:r>
        <w:proofErr w:type="spellEnd"/>
        <w:r>
          <w:rPr>
            <w:rFonts w:ascii="Courier New" w:hAnsi="Courier New" w:cs="Courier New"/>
            <w:color w:val="FFA0A0"/>
            <w:sz w:val="20"/>
            <w:szCs w:val="20"/>
          </w:rPr>
          <w:t>&gt;</w:t>
        </w:r>
      </w:ins>
    </w:p>
    <w:p w14:paraId="0E85C5B8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40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41" w:author="joël iselin" w:date="2020-11-15T12:32:00Z">
        <w:r>
          <w:rPr>
            <w:rFonts w:ascii="Courier New" w:hAnsi="Courier New" w:cs="Courier New"/>
            <w:color w:val="FFA0A0"/>
            <w:sz w:val="20"/>
            <w:szCs w:val="20"/>
          </w:rPr>
          <w:t>"</w:t>
        </w:r>
        <w:r>
          <w:rPr>
            <w:rFonts w:ascii="Courier New" w:hAnsi="Courier New" w:cs="Courier New"/>
            <w:color w:val="FFFFFF"/>
            <w:sz w:val="20"/>
            <w:szCs w:val="20"/>
          </w:rPr>
          <w:t>@</w:t>
        </w:r>
      </w:ins>
    </w:p>
    <w:p w14:paraId="3CFEE70E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42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43" w:author="joël iselin" w:date="2020-11-15T12:32:00Z">
        <w:r>
          <w:rPr>
            <w:rFonts w:ascii="Courier New" w:hAnsi="Courier New" w:cs="Courier New"/>
            <w:color w:val="FFFFFF"/>
            <w:sz w:val="20"/>
            <w:szCs w:val="20"/>
          </w:rPr>
          <w:t> </w:t>
        </w:r>
      </w:ins>
    </w:p>
    <w:p w14:paraId="19F2DB4E" w14:textId="77777777" w:rsidR="001E5F55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44" w:author="joël iselin" w:date="2020-11-15T12:32:00Z"/>
          <w:rFonts w:ascii="Courier New" w:hAnsi="Courier New" w:cs="Courier New"/>
          <w:color w:val="FFFFFF"/>
          <w:sz w:val="20"/>
          <w:szCs w:val="20"/>
        </w:rPr>
      </w:pPr>
      <w:ins w:id="4445" w:author="joël iselin" w:date="2020-11-15T12:32:00Z">
        <w:r>
          <w:rPr>
            <w:rFonts w:ascii="Courier New" w:hAnsi="Courier New" w:cs="Courier New"/>
            <w:color w:val="87CEEB"/>
            <w:sz w:val="20"/>
            <w:szCs w:val="20"/>
          </w:rPr>
          <w:t xml:space="preserve"># Create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html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file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with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all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the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above</w:t>
        </w:r>
        <w:proofErr w:type="spellEnd"/>
        <w:r>
          <w:rPr>
            <w:rFonts w:ascii="Courier New" w:hAnsi="Courier New" w:cs="Courier New"/>
            <w:color w:val="87CEEB"/>
            <w:sz w:val="20"/>
            <w:szCs w:val="20"/>
          </w:rPr>
          <w:t xml:space="preserve"> </w:t>
        </w:r>
        <w:proofErr w:type="spellStart"/>
        <w:r>
          <w:rPr>
            <w:rFonts w:ascii="Courier New" w:hAnsi="Courier New" w:cs="Courier New"/>
            <w:color w:val="87CEEB"/>
            <w:sz w:val="20"/>
            <w:szCs w:val="20"/>
          </w:rPr>
          <w:t>informations</w:t>
        </w:r>
        <w:proofErr w:type="spellEnd"/>
      </w:ins>
    </w:p>
    <w:p w14:paraId="14D4034D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46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447" w:author="loony bin" w:date="2020-11-25T21:13:00Z">
            <w:rPr>
              <w:ins w:id="4448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49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50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$Chart | 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451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Out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52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-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453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File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54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-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455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FilePath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56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 xml:space="preserve"> $Global:</w:t>
        </w:r>
        <w:r w:rsidRPr="004A1948">
          <w:rPr>
            <w:rFonts w:ascii="Courier New" w:hAnsi="Courier New" w:cs="Courier New"/>
            <w:color w:val="98FB98"/>
            <w:sz w:val="20"/>
            <w:szCs w:val="20"/>
            <w:lang w:val="en-GB"/>
            <w:rPrChange w:id="4457" w:author="loony bin" w:date="2020-11-25T21:13:00Z">
              <w:rPr>
                <w:rFonts w:ascii="Courier New" w:hAnsi="Courier New" w:cs="Courier New"/>
                <w:color w:val="98FB98"/>
                <w:sz w:val="20"/>
                <w:szCs w:val="20"/>
              </w:rPr>
            </w:rPrChange>
          </w:rPr>
          <w:t>AllChartsPath</w:t>
        </w:r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58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\HtmlCharts\Line.html</w:t>
        </w:r>
      </w:ins>
    </w:p>
    <w:p w14:paraId="248F4AC9" w14:textId="77777777" w:rsidR="001E5F55" w:rsidRPr="004A1948" w:rsidRDefault="001E5F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5556320"/>
        <w:rPr>
          <w:ins w:id="4459" w:author="joël iselin" w:date="2020-11-15T12:32:00Z"/>
          <w:rFonts w:ascii="Courier New" w:hAnsi="Courier New" w:cs="Courier New"/>
          <w:color w:val="FFFFFF"/>
          <w:sz w:val="20"/>
          <w:szCs w:val="20"/>
          <w:lang w:val="en-GB"/>
          <w:rPrChange w:id="4460" w:author="loony bin" w:date="2020-11-25T21:13:00Z">
            <w:rPr>
              <w:ins w:id="4461" w:author="joël iselin" w:date="2020-11-15T12:32:00Z"/>
              <w:rFonts w:ascii="Courier New" w:hAnsi="Courier New" w:cs="Courier New"/>
              <w:color w:val="FFFFFF"/>
              <w:sz w:val="20"/>
              <w:szCs w:val="20"/>
            </w:rPr>
          </w:rPrChange>
        </w:rPr>
      </w:pPr>
      <w:ins w:id="4462" w:author="joël iselin" w:date="2020-11-15T12:32:00Z">
        <w:r w:rsidRPr="004A1948">
          <w:rPr>
            <w:rFonts w:ascii="Courier New" w:hAnsi="Courier New" w:cs="Courier New"/>
            <w:color w:val="FFFFFF"/>
            <w:sz w:val="20"/>
            <w:szCs w:val="20"/>
            <w:lang w:val="en-GB"/>
            <w:rPrChange w:id="4463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 </w:t>
        </w:r>
      </w:ins>
    </w:p>
    <w:p w14:paraId="7F4B957B" w14:textId="2834C222" w:rsidR="007A1C6A" w:rsidRPr="004A1948" w:rsidDel="007A1C6A" w:rsidRDefault="001E5F55">
      <w:pPr>
        <w:pStyle w:val="BodyText"/>
        <w:ind w:left="0"/>
        <w:rPr>
          <w:ins w:id="4464" w:author="loony bin" w:date="2020-11-15T12:26:00Z"/>
          <w:del w:id="4465" w:author="joël iselin" w:date="2020-11-15T12:29:00Z"/>
          <w:rPrChange w:id="4466" w:author="loony bin" w:date="2020-11-25T21:13:00Z">
            <w:rPr>
              <w:ins w:id="4467" w:author="loony bin" w:date="2020-11-15T12:26:00Z"/>
              <w:del w:id="4468" w:author="joël iselin" w:date="2020-11-15T12:29:00Z"/>
            </w:rPr>
          </w:rPrChange>
        </w:rPr>
        <w:pPrChange w:id="4469" w:author="joël iselin" w:date="2020-11-15T12:29:00Z">
          <w:pPr/>
        </w:pPrChange>
      </w:pPr>
      <w:ins w:id="4470" w:author="joël iselin" w:date="2020-11-15T12:29:00Z">
        <w:r w:rsidRPr="004A1948">
          <w:rPr>
            <w:rFonts w:ascii="Courier New" w:hAnsi="Courier New" w:cs="Courier New"/>
            <w:color w:val="FFFFFF"/>
            <w:sz w:val="20"/>
            <w:szCs w:val="20"/>
            <w:rPrChange w:id="4471" w:author="loony bin" w:date="2020-11-25T21:13:00Z">
              <w:rPr>
                <w:rFonts w:ascii="Courier New" w:hAnsi="Courier New" w:cs="Courier New"/>
                <w:color w:val="FFFFFF"/>
                <w:sz w:val="20"/>
                <w:szCs w:val="20"/>
              </w:rPr>
            </w:rPrChange>
          </w:rPr>
          <w:t> </w:t>
        </w:r>
      </w:ins>
      <w:ins w:id="4472" w:author="loony bin" w:date="2020-11-15T12:26:00Z">
        <w:del w:id="4473" w:author="joël iselin" w:date="2020-11-15T12:29:00Z">
          <w:r w:rsidR="00411DA3" w:rsidRPr="00411DA3" w:rsidDel="007A1C6A">
            <w:rPr>
              <w:b/>
              <w:rPrChange w:id="4474" w:author="loony bin" w:date="2020-11-15T12:27:00Z">
                <w:rPr>
                  <w:b/>
                </w:rPr>
              </w:rPrChange>
            </w:rPr>
            <w:delText>New-LineChart.ps1</w:delText>
          </w:r>
        </w:del>
      </w:ins>
    </w:p>
    <w:p w14:paraId="53DAF861" w14:textId="73022C4E" w:rsidR="00411DA3" w:rsidRPr="004A1948" w:rsidDel="007A1C6A" w:rsidRDefault="00411DA3">
      <w:pPr>
        <w:pStyle w:val="BodyText"/>
        <w:ind w:left="0"/>
        <w:rPr>
          <w:ins w:id="4475" w:author="loony bin" w:date="2020-11-15T12:26:00Z"/>
          <w:del w:id="4476" w:author="joël iselin" w:date="2020-11-15T12:29:00Z"/>
          <w:rFonts w:ascii="Consolas" w:hAnsi="Consolas" w:cs="Times New Roman"/>
          <w:color w:val="D4D4D4"/>
          <w:sz w:val="21"/>
          <w:szCs w:val="21"/>
          <w:rPrChange w:id="4477" w:author="loony bin" w:date="2020-11-25T21:13:00Z">
            <w:rPr>
              <w:ins w:id="4478" w:author="loony bin" w:date="2020-11-15T12:26:00Z"/>
              <w:del w:id="447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  <w:pPrChange w:id="4480" w:author="joël iselin" w:date="2020-11-15T12:29:00Z">
          <w:pPr>
            <w:shd w:val="clear" w:color="auto" w:fill="1E1E1E"/>
            <w:autoSpaceDE/>
            <w:autoSpaceDN/>
            <w:adjustRightInd/>
            <w:spacing w:after="0" w:line="285" w:lineRule="atLeast"/>
            <w:ind w:left="0" w:right="0"/>
            <w:contextualSpacing w:val="0"/>
            <w:jc w:val="left"/>
          </w:pPr>
        </w:pPrChange>
      </w:pPr>
      <w:ins w:id="4481" w:author="loony bin" w:date="2020-11-15T12:26:00Z">
        <w:del w:id="4482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rPrChange w:id="4483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##########################################</w:delText>
          </w:r>
        </w:del>
      </w:ins>
    </w:p>
    <w:p w14:paraId="12777995" w14:textId="4018BFED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484" w:author="loony bin" w:date="2020-11-15T12:26:00Z"/>
          <w:del w:id="4485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486" w:author="loony bin" w:date="2020-11-25T21:13:00Z">
            <w:rPr>
              <w:ins w:id="4487" w:author="loony bin" w:date="2020-11-15T12:26:00Z"/>
              <w:del w:id="4488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489" w:author="loony bin" w:date="2020-11-15T12:26:00Z">
        <w:del w:id="4490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491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 Created by Roland Jaggi, Joël Iselin, Michael Wettstein</w:delText>
          </w:r>
        </w:del>
      </w:ins>
    </w:p>
    <w:p w14:paraId="0C800287" w14:textId="436D851E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492" w:author="loony bin" w:date="2020-11-15T12:26:00Z"/>
          <w:del w:id="4493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494" w:author="loony bin" w:date="2020-11-25T21:13:00Z">
            <w:rPr>
              <w:ins w:id="4495" w:author="loony bin" w:date="2020-11-15T12:26:00Z"/>
              <w:del w:id="4496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497" w:author="loony bin" w:date="2020-11-15T12:26:00Z">
        <w:del w:id="4498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499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 Description:</w:delText>
          </w:r>
        </w:del>
      </w:ins>
    </w:p>
    <w:p w14:paraId="25EDADC4" w14:textId="4AC97624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00" w:author="loony bin" w:date="2020-11-15T12:26:00Z"/>
          <w:del w:id="4501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02" w:author="loony bin" w:date="2020-11-25T21:13:00Z">
            <w:rPr>
              <w:ins w:id="4503" w:author="loony bin" w:date="2020-11-15T12:26:00Z"/>
              <w:del w:id="4504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05" w:author="loony bin" w:date="2020-11-15T12:26:00Z">
        <w:del w:id="4506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507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 xml:space="preserve"># This script is creating line chart diagram </w:delText>
          </w:r>
        </w:del>
      </w:ins>
    </w:p>
    <w:p w14:paraId="2A2FFEF0" w14:textId="291DF0ED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08" w:author="loony bin" w:date="2020-11-15T12:26:00Z"/>
          <w:del w:id="4509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10" w:author="loony bin" w:date="2020-11-25T21:13:00Z">
            <w:rPr>
              <w:ins w:id="4511" w:author="loony bin" w:date="2020-11-15T12:26:00Z"/>
              <w:del w:id="4512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13" w:author="loony bin" w:date="2020-11-15T12:26:00Z">
        <w:del w:id="4514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515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 xml:space="preserve"># by passing values </w:delText>
          </w:r>
        </w:del>
      </w:ins>
    </w:p>
    <w:p w14:paraId="0E5402A6" w14:textId="17DE146E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16" w:author="loony bin" w:date="2020-11-15T12:26:00Z"/>
          <w:del w:id="4517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18" w:author="loony bin" w:date="2020-11-25T21:13:00Z">
            <w:rPr>
              <w:ins w:id="4519" w:author="loony bin" w:date="2020-11-15T12:26:00Z"/>
              <w:del w:id="4520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21" w:author="loony bin" w:date="2020-11-15T12:26:00Z">
        <w:del w:id="4522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523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##########################################</w:delText>
          </w:r>
        </w:del>
      </w:ins>
    </w:p>
    <w:p w14:paraId="47F65C64" w14:textId="3DC27323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24" w:author="loony bin" w:date="2020-11-15T12:26:00Z"/>
          <w:del w:id="4525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26" w:author="loony bin" w:date="2020-11-25T21:13:00Z">
            <w:rPr>
              <w:ins w:id="4527" w:author="loony bin" w:date="2020-11-15T12:26:00Z"/>
              <w:del w:id="4528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51434A1C" w14:textId="273846AC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29" w:author="loony bin" w:date="2020-11-15T12:26:00Z"/>
          <w:del w:id="453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31" w:author="loony bin" w:date="2020-11-25T21:13:00Z">
            <w:rPr>
              <w:ins w:id="4532" w:author="loony bin" w:date="2020-11-15T12:26:00Z"/>
              <w:del w:id="453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34" w:author="loony bin" w:date="2020-11-15T12:26:00Z">
        <w:del w:id="4535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536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 Define function parameters</w:delText>
          </w:r>
        </w:del>
      </w:ins>
    </w:p>
    <w:p w14:paraId="1D7EEF96" w14:textId="42AA8FC0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37" w:author="loony bin" w:date="2020-11-15T12:26:00Z"/>
          <w:del w:id="453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39" w:author="loony bin" w:date="2020-11-25T21:13:00Z">
            <w:rPr>
              <w:ins w:id="4540" w:author="loony bin" w:date="2020-11-15T12:26:00Z"/>
              <w:del w:id="454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42" w:author="loony bin" w:date="2020-11-15T12:26:00Z">
        <w:del w:id="4543" w:author="joël iselin" w:date="2020-11-15T12:29:00Z">
          <w:r w:rsidRPr="004A1948" w:rsidDel="007A1C6A">
            <w:rPr>
              <w:rFonts w:ascii="Consolas" w:hAnsi="Consolas" w:cs="Times New Roman"/>
              <w:color w:val="C586C0"/>
              <w:sz w:val="21"/>
              <w:szCs w:val="21"/>
              <w:lang w:val="en-GB"/>
              <w:rPrChange w:id="4544" w:author="loony bin" w:date="2020-11-25T21:13:00Z">
                <w:rPr>
                  <w:rFonts w:ascii="Consolas" w:hAnsi="Consolas" w:cs="Times New Roman"/>
                  <w:color w:val="C586C0"/>
                  <w:sz w:val="21"/>
                  <w:szCs w:val="21"/>
                </w:rPr>
              </w:rPrChange>
            </w:rPr>
            <w:delText>Param</w:delText>
          </w:r>
        </w:del>
      </w:ins>
    </w:p>
    <w:p w14:paraId="29BA180C" w14:textId="1A8D65B6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45" w:author="loony bin" w:date="2020-11-15T12:26:00Z"/>
          <w:del w:id="454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47" w:author="loony bin" w:date="2020-11-25T21:13:00Z">
            <w:rPr>
              <w:ins w:id="4548" w:author="loony bin" w:date="2020-11-15T12:26:00Z"/>
              <w:del w:id="454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50" w:author="loony bin" w:date="2020-11-15T12:26:00Z">
        <w:del w:id="4551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5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(</w:delText>
          </w:r>
        </w:del>
      </w:ins>
    </w:p>
    <w:p w14:paraId="633953EE" w14:textId="6A05F080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53" w:author="loony bin" w:date="2020-11-15T12:26:00Z"/>
          <w:del w:id="455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55" w:author="loony bin" w:date="2020-11-25T21:13:00Z">
            <w:rPr>
              <w:ins w:id="4556" w:author="loony bin" w:date="2020-11-15T12:26:00Z"/>
              <w:del w:id="455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58" w:author="loony bin" w:date="2020-11-15T12:26:00Z">
        <w:del w:id="4559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6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DCDCAA"/>
              <w:sz w:val="21"/>
              <w:szCs w:val="21"/>
              <w:lang w:val="en-GB"/>
              <w:rPrChange w:id="4561" w:author="loony bin" w:date="2020-11-25T21:13:00Z">
                <w:rPr>
                  <w:rFonts w:ascii="Consolas" w:hAnsi="Consolas" w:cs="Times New Roman"/>
                  <w:color w:val="DCDCAA"/>
                  <w:sz w:val="21"/>
                  <w:szCs w:val="21"/>
                </w:rPr>
              </w:rPrChange>
            </w:rPr>
            <w:delText>parameter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6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(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563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Position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6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B5CEA8"/>
              <w:sz w:val="21"/>
              <w:szCs w:val="21"/>
              <w:lang w:val="en-GB"/>
              <w:rPrChange w:id="4565" w:author="loony bin" w:date="2020-11-25T21:13:00Z">
                <w:rPr>
                  <w:rFonts w:ascii="Consolas" w:hAnsi="Consolas" w:cs="Times New Roman"/>
                  <w:color w:val="B5CEA8"/>
                  <w:sz w:val="21"/>
                  <w:szCs w:val="21"/>
                </w:rPr>
              </w:rPrChange>
            </w:rPr>
            <w:delText>0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6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567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Mandatory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6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569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7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571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ValueFromPipelineByPropertyName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7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573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7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)]</w:delText>
          </w:r>
        </w:del>
      </w:ins>
    </w:p>
    <w:p w14:paraId="2955CDEB" w14:textId="085596A5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75" w:author="loony bin" w:date="2020-11-15T12:26:00Z"/>
          <w:del w:id="457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77" w:author="loony bin" w:date="2020-11-25T21:13:00Z">
            <w:rPr>
              <w:ins w:id="4578" w:author="loony bin" w:date="2020-11-15T12:26:00Z"/>
              <w:del w:id="457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80" w:author="loony bin" w:date="2020-11-15T12:26:00Z">
        <w:del w:id="4581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8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583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string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8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]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58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$MeasuredDateTimeValues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8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,</w:delText>
          </w:r>
        </w:del>
      </w:ins>
    </w:p>
    <w:p w14:paraId="5BC97EE5" w14:textId="3741EFC0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587" w:author="loony bin" w:date="2020-11-15T12:26:00Z"/>
          <w:del w:id="458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589" w:author="loony bin" w:date="2020-11-25T21:13:00Z">
            <w:rPr>
              <w:ins w:id="4590" w:author="loony bin" w:date="2020-11-15T12:26:00Z"/>
              <w:del w:id="459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592" w:author="loony bin" w:date="2020-11-15T12:26:00Z">
        <w:del w:id="4593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9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DCDCAA"/>
              <w:sz w:val="21"/>
              <w:szCs w:val="21"/>
              <w:lang w:val="en-GB"/>
              <w:rPrChange w:id="4595" w:author="loony bin" w:date="2020-11-25T21:13:00Z">
                <w:rPr>
                  <w:rFonts w:ascii="Consolas" w:hAnsi="Consolas" w:cs="Times New Roman"/>
                  <w:color w:val="DCDCAA"/>
                  <w:sz w:val="21"/>
                  <w:szCs w:val="21"/>
                </w:rPr>
              </w:rPrChange>
            </w:rPr>
            <w:delText>parameter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9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(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597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Position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59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B5CEA8"/>
              <w:sz w:val="21"/>
              <w:szCs w:val="21"/>
              <w:lang w:val="en-GB"/>
              <w:rPrChange w:id="4599" w:author="loony bin" w:date="2020-11-25T21:13:00Z">
                <w:rPr>
                  <w:rFonts w:ascii="Consolas" w:hAnsi="Consolas" w:cs="Times New Roman"/>
                  <w:color w:val="B5CEA8"/>
                  <w:sz w:val="21"/>
                  <w:szCs w:val="21"/>
                </w:rPr>
              </w:rPrChange>
            </w:rPr>
            <w:delText>1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0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01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Mandatory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0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03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0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0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ValueFromPipelineByPropertyName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0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07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0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)]</w:delText>
          </w:r>
        </w:del>
      </w:ins>
    </w:p>
    <w:p w14:paraId="5C15FED1" w14:textId="096B724F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09" w:author="loony bin" w:date="2020-11-15T12:26:00Z"/>
          <w:del w:id="461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11" w:author="loony bin" w:date="2020-11-25T21:13:00Z">
            <w:rPr>
              <w:ins w:id="4612" w:author="loony bin" w:date="2020-11-15T12:26:00Z"/>
              <w:del w:id="461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14" w:author="loony bin" w:date="2020-11-15T12:26:00Z">
        <w:del w:id="4615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1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17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string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1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]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19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$TemperatureValues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2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,</w:delText>
          </w:r>
        </w:del>
      </w:ins>
    </w:p>
    <w:p w14:paraId="52DD79C8" w14:textId="6BC4ED32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21" w:author="loony bin" w:date="2020-11-15T12:26:00Z"/>
          <w:del w:id="4622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23" w:author="loony bin" w:date="2020-11-25T21:13:00Z">
            <w:rPr>
              <w:ins w:id="4624" w:author="loony bin" w:date="2020-11-15T12:26:00Z"/>
              <w:del w:id="4625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26" w:author="loony bin" w:date="2020-11-15T12:26:00Z">
        <w:del w:id="4627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2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DCDCAA"/>
              <w:sz w:val="21"/>
              <w:szCs w:val="21"/>
              <w:lang w:val="en-GB"/>
              <w:rPrChange w:id="4629" w:author="loony bin" w:date="2020-11-25T21:13:00Z">
                <w:rPr>
                  <w:rFonts w:ascii="Consolas" w:hAnsi="Consolas" w:cs="Times New Roman"/>
                  <w:color w:val="DCDCAA"/>
                  <w:sz w:val="21"/>
                  <w:szCs w:val="21"/>
                </w:rPr>
              </w:rPrChange>
            </w:rPr>
            <w:delText>parameter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3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(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31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Position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3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B5CEA8"/>
              <w:sz w:val="21"/>
              <w:szCs w:val="21"/>
              <w:lang w:val="en-GB"/>
              <w:rPrChange w:id="4633" w:author="loony bin" w:date="2020-11-25T21:13:00Z">
                <w:rPr>
                  <w:rFonts w:ascii="Consolas" w:hAnsi="Consolas" w:cs="Times New Roman"/>
                  <w:color w:val="B5CEA8"/>
                  <w:sz w:val="21"/>
                  <w:szCs w:val="21"/>
                </w:rPr>
              </w:rPrChange>
            </w:rPr>
            <w:delText>2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34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3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Mandatory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3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37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3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, 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39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ValueFromPipeline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4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=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41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$true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4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)]</w:delText>
          </w:r>
        </w:del>
      </w:ins>
    </w:p>
    <w:p w14:paraId="1595D00A" w14:textId="7B4655E7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43" w:author="loony bin" w:date="2020-11-15T12:26:00Z"/>
          <w:del w:id="464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45" w:author="loony bin" w:date="2020-11-25T21:13:00Z">
            <w:rPr>
              <w:ins w:id="4646" w:author="loony bin" w:date="2020-11-15T12:26:00Z"/>
              <w:del w:id="464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48" w:author="loony bin" w:date="2020-11-15T12:26:00Z">
        <w:del w:id="4649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50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   [</w:delText>
          </w:r>
          <w:r w:rsidRPr="004A1948" w:rsidDel="007A1C6A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4651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string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5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]</w:delText>
          </w:r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53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$LegendLabel</w:delText>
          </w:r>
        </w:del>
      </w:ins>
    </w:p>
    <w:p w14:paraId="2F5AD611" w14:textId="2E0B029A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54" w:author="loony bin" w:date="2020-11-15T12:26:00Z"/>
          <w:del w:id="4655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56" w:author="loony bin" w:date="2020-11-25T21:13:00Z">
            <w:rPr>
              <w:ins w:id="4657" w:author="loony bin" w:date="2020-11-15T12:26:00Z"/>
              <w:del w:id="4658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59" w:author="loony bin" w:date="2020-11-15T12:26:00Z">
        <w:del w:id="4660" w:author="joël iselin" w:date="2020-11-15T12:29:00Z"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61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)</w:delText>
          </w:r>
        </w:del>
      </w:ins>
    </w:p>
    <w:p w14:paraId="4AD31A20" w14:textId="776F8889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62" w:author="loony bin" w:date="2020-11-15T12:26:00Z"/>
          <w:del w:id="4663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64" w:author="loony bin" w:date="2020-11-25T21:13:00Z">
            <w:rPr>
              <w:ins w:id="4665" w:author="loony bin" w:date="2020-11-15T12:26:00Z"/>
              <w:del w:id="4666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1F9E1033" w14:textId="1B50DB9A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67" w:author="loony bin" w:date="2020-11-15T12:26:00Z"/>
          <w:del w:id="466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69" w:author="loony bin" w:date="2020-11-25T21:13:00Z">
            <w:rPr>
              <w:ins w:id="4670" w:author="loony bin" w:date="2020-11-15T12:26:00Z"/>
              <w:del w:id="467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72" w:author="loony bin" w:date="2020-11-15T12:26:00Z">
        <w:del w:id="4673" w:author="joël iselin" w:date="2020-11-15T12:29:00Z">
          <w:r w:rsidRPr="004A1948" w:rsidDel="007A1C6A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4674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 Creating the html chart, add all the necessary js scripts to create the chart, using bootstrap for styling</w:delText>
          </w:r>
        </w:del>
      </w:ins>
    </w:p>
    <w:p w14:paraId="0DE02E73" w14:textId="2DF99845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75" w:author="loony bin" w:date="2020-11-15T12:26:00Z"/>
          <w:del w:id="467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77" w:author="loony bin" w:date="2020-11-25T21:13:00Z">
            <w:rPr>
              <w:ins w:id="4678" w:author="loony bin" w:date="2020-11-15T12:26:00Z"/>
              <w:del w:id="467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80" w:author="loony bin" w:date="2020-11-15T12:26:00Z">
        <w:del w:id="4681" w:author="joël iselin" w:date="2020-11-15T12:29:00Z">
          <w:r w:rsidRPr="004A1948" w:rsidDel="007A1C6A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682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$Chart</w:delText>
          </w:r>
          <w:r w:rsidRPr="004A1948" w:rsidDel="007A1C6A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4683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= </w:delText>
          </w:r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68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@"</w:delText>
          </w:r>
        </w:del>
      </w:ins>
    </w:p>
    <w:p w14:paraId="6C62B4E9" w14:textId="01AC7E67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85" w:author="loony bin" w:date="2020-11-15T12:26:00Z"/>
          <w:del w:id="468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87" w:author="loony bin" w:date="2020-11-25T21:13:00Z">
            <w:rPr>
              <w:ins w:id="4688" w:author="loony bin" w:date="2020-11-15T12:26:00Z"/>
              <w:del w:id="468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90" w:author="loony bin" w:date="2020-11-15T12:26:00Z">
        <w:del w:id="4691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69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&lt;!DOCTYPE html&gt;</w:delText>
          </w:r>
        </w:del>
      </w:ins>
    </w:p>
    <w:p w14:paraId="21C34542" w14:textId="21A96C6D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693" w:author="loony bin" w:date="2020-11-15T12:26:00Z"/>
          <w:del w:id="469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695" w:author="loony bin" w:date="2020-11-25T21:13:00Z">
            <w:rPr>
              <w:ins w:id="4696" w:author="loony bin" w:date="2020-11-15T12:26:00Z"/>
              <w:del w:id="469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698" w:author="loony bin" w:date="2020-11-15T12:26:00Z">
        <w:del w:id="4699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0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&lt;html lang="en"&gt;</w:delText>
          </w:r>
        </w:del>
      </w:ins>
    </w:p>
    <w:p w14:paraId="5B44BD22" w14:textId="396F200E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01" w:author="loony bin" w:date="2020-11-15T12:26:00Z"/>
          <w:del w:id="4702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03" w:author="loony bin" w:date="2020-11-25T21:13:00Z">
            <w:rPr>
              <w:ins w:id="4704" w:author="loony bin" w:date="2020-11-15T12:26:00Z"/>
              <w:del w:id="4705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06" w:author="loony bin" w:date="2020-11-15T12:26:00Z">
        <w:del w:id="4707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0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&lt;head&gt;</w:delText>
          </w:r>
        </w:del>
      </w:ins>
    </w:p>
    <w:p w14:paraId="7718981E" w14:textId="59A0688A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09" w:author="loony bin" w:date="2020-11-15T12:26:00Z"/>
          <w:del w:id="471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11" w:author="loony bin" w:date="2020-11-25T21:13:00Z">
            <w:rPr>
              <w:ins w:id="4712" w:author="loony bin" w:date="2020-11-15T12:26:00Z"/>
              <w:del w:id="471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14" w:author="loony bin" w:date="2020-11-15T12:26:00Z">
        <w:del w:id="4715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1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&lt;meta charset="UTF-8"&gt;</w:delText>
          </w:r>
        </w:del>
      </w:ins>
    </w:p>
    <w:p w14:paraId="05909DC7" w14:textId="3A480D61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17" w:author="loony bin" w:date="2020-11-15T12:26:00Z"/>
          <w:del w:id="471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19" w:author="loony bin" w:date="2020-11-25T21:13:00Z">
            <w:rPr>
              <w:ins w:id="4720" w:author="loony bin" w:date="2020-11-15T12:26:00Z"/>
              <w:del w:id="472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22" w:author="loony bin" w:date="2020-11-15T12:26:00Z">
        <w:del w:id="4723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2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&lt;meta name="viewport" content="width=device-width, initial-scale=1.0"&gt;</w:delText>
          </w:r>
        </w:del>
      </w:ins>
    </w:p>
    <w:p w14:paraId="18019DE8" w14:textId="0268A934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25" w:author="loony bin" w:date="2020-11-15T12:26:00Z"/>
          <w:del w:id="472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27" w:author="loony bin" w:date="2020-11-25T21:13:00Z">
            <w:rPr>
              <w:ins w:id="4728" w:author="loony bin" w:date="2020-11-15T12:26:00Z"/>
              <w:del w:id="472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30" w:author="loony bin" w:date="2020-11-15T12:26:00Z">
        <w:del w:id="4731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3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&lt;meta http-equiv="X-UA-Compatible" content="ie=edge"&gt;</w:delText>
          </w:r>
        </w:del>
      </w:ins>
    </w:p>
    <w:p w14:paraId="1113931E" w14:textId="66C7BA5F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33" w:author="loony bin" w:date="2020-11-15T12:26:00Z"/>
          <w:del w:id="473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35" w:author="loony bin" w:date="2020-11-25T21:13:00Z">
            <w:rPr>
              <w:ins w:id="4736" w:author="loony bin" w:date="2020-11-15T12:26:00Z"/>
              <w:del w:id="473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38" w:author="loony bin" w:date="2020-11-15T12:26:00Z">
        <w:del w:id="4739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4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&lt;script src="https://cdnjs.cloudflare.com/ajax/libs/Chart.js/2.6.0/Chart.min.js"&gt;&lt;/script&gt;</w:delText>
          </w:r>
        </w:del>
      </w:ins>
    </w:p>
    <w:p w14:paraId="36FFA477" w14:textId="05F8DEBD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41" w:author="loony bin" w:date="2020-11-15T12:26:00Z"/>
          <w:del w:id="4742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43" w:author="loony bin" w:date="2020-11-25T21:13:00Z">
            <w:rPr>
              <w:ins w:id="4744" w:author="loony bin" w:date="2020-11-15T12:26:00Z"/>
              <w:del w:id="4745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46" w:author="loony bin" w:date="2020-11-15T12:26:00Z">
        <w:del w:id="4747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4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&lt;script src="JSScripts/Chart.min.js"&gt;&lt;/script&gt;</w:delText>
          </w:r>
        </w:del>
      </w:ins>
    </w:p>
    <w:p w14:paraId="08553669" w14:textId="29228ED0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49" w:author="loony bin" w:date="2020-11-15T12:26:00Z"/>
          <w:del w:id="475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51" w:author="loony bin" w:date="2020-11-25T21:13:00Z">
            <w:rPr>
              <w:ins w:id="4752" w:author="loony bin" w:date="2020-11-15T12:26:00Z"/>
              <w:del w:id="475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54" w:author="loony bin" w:date="2020-11-15T12:26:00Z">
        <w:del w:id="4755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5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&lt;link rel="stylesheet" href="https://maxcdn.bootstrapcdn.com/bootstrap/3.3.7/css/bootstrap.min.css"&gt;</w:delText>
          </w:r>
        </w:del>
      </w:ins>
    </w:p>
    <w:p w14:paraId="48151111" w14:textId="60D11652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57" w:author="loony bin" w:date="2020-11-15T12:26:00Z"/>
          <w:del w:id="475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59" w:author="loony bin" w:date="2020-11-25T21:13:00Z">
            <w:rPr>
              <w:ins w:id="4760" w:author="loony bin" w:date="2020-11-15T12:26:00Z"/>
              <w:del w:id="476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62" w:author="loony bin" w:date="2020-11-15T12:26:00Z">
        <w:del w:id="4763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6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&lt;link rel="stylesheet" href="JSScripts/bootstrap.min.css"&gt;</w:delText>
          </w:r>
        </w:del>
      </w:ins>
    </w:p>
    <w:p w14:paraId="6B3C987B" w14:textId="2316F69C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65" w:author="loony bin" w:date="2020-11-15T12:26:00Z"/>
          <w:del w:id="476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67" w:author="loony bin" w:date="2020-11-25T21:13:00Z">
            <w:rPr>
              <w:ins w:id="4768" w:author="loony bin" w:date="2020-11-15T12:26:00Z"/>
              <w:del w:id="476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70" w:author="loony bin" w:date="2020-11-15T12:26:00Z">
        <w:del w:id="4771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7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&lt;title&gt;Line Chart&lt;/title&gt;</w:delText>
          </w:r>
        </w:del>
      </w:ins>
    </w:p>
    <w:p w14:paraId="0EB2A8B0" w14:textId="4BD75FD9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73" w:author="loony bin" w:date="2020-11-15T12:26:00Z"/>
          <w:del w:id="477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75" w:author="loony bin" w:date="2020-11-25T21:13:00Z">
            <w:rPr>
              <w:ins w:id="4776" w:author="loony bin" w:date="2020-11-15T12:26:00Z"/>
              <w:del w:id="477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78" w:author="loony bin" w:date="2020-11-15T12:26:00Z">
        <w:del w:id="4779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8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&lt;/head&gt;</w:delText>
          </w:r>
        </w:del>
      </w:ins>
    </w:p>
    <w:p w14:paraId="76FE211B" w14:textId="1416FD83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81" w:author="loony bin" w:date="2020-11-15T12:26:00Z"/>
          <w:del w:id="4782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83" w:author="loony bin" w:date="2020-11-25T21:13:00Z">
            <w:rPr>
              <w:ins w:id="4784" w:author="loony bin" w:date="2020-11-15T12:26:00Z"/>
              <w:del w:id="4785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86" w:author="loony bin" w:date="2020-11-15T12:26:00Z">
        <w:del w:id="4787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8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&lt;body&gt;</w:delText>
          </w:r>
        </w:del>
      </w:ins>
    </w:p>
    <w:p w14:paraId="0E48F95B" w14:textId="47F378D4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89" w:author="loony bin" w:date="2020-11-15T12:26:00Z"/>
          <w:del w:id="479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91" w:author="loony bin" w:date="2020-11-25T21:13:00Z">
            <w:rPr>
              <w:ins w:id="4792" w:author="loony bin" w:date="2020-11-15T12:26:00Z"/>
              <w:del w:id="479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794" w:author="loony bin" w:date="2020-11-15T12:26:00Z">
        <w:del w:id="4795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79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&lt;div class="container"&gt;</w:delText>
          </w:r>
        </w:del>
      </w:ins>
    </w:p>
    <w:p w14:paraId="2092C4F1" w14:textId="6BA12943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797" w:author="loony bin" w:date="2020-11-15T12:26:00Z"/>
          <w:del w:id="479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799" w:author="loony bin" w:date="2020-11-25T21:13:00Z">
            <w:rPr>
              <w:ins w:id="4800" w:author="loony bin" w:date="2020-11-15T12:26:00Z"/>
              <w:del w:id="480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02" w:author="loony bin" w:date="2020-11-15T12:26:00Z">
        <w:del w:id="4803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0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&lt;canvas id="lineChartDiagramm"&gt;&lt;/canvas&gt;</w:delText>
          </w:r>
        </w:del>
      </w:ins>
    </w:p>
    <w:p w14:paraId="399A23D3" w14:textId="608D6D74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05" w:author="loony bin" w:date="2020-11-15T12:26:00Z"/>
          <w:del w:id="480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07" w:author="loony bin" w:date="2020-11-25T21:13:00Z">
            <w:rPr>
              <w:ins w:id="4808" w:author="loony bin" w:date="2020-11-15T12:26:00Z"/>
              <w:del w:id="480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10" w:author="loony bin" w:date="2020-11-15T12:26:00Z">
        <w:del w:id="4811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1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&lt;/div&gt;</w:delText>
          </w:r>
        </w:del>
      </w:ins>
    </w:p>
    <w:p w14:paraId="695D1A0F" w14:textId="743F06F3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13" w:author="loony bin" w:date="2020-11-15T12:26:00Z"/>
          <w:del w:id="4814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15" w:author="loony bin" w:date="2020-11-25T21:13:00Z">
            <w:rPr>
              <w:ins w:id="4816" w:author="loony bin" w:date="2020-11-15T12:26:00Z"/>
              <w:del w:id="4817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18" w:author="loony bin" w:date="2020-11-15T12:26:00Z">
        <w:del w:id="4819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2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&lt;script&gt;</w:delText>
          </w:r>
        </w:del>
      </w:ins>
    </w:p>
    <w:p w14:paraId="33BDAB6F" w14:textId="65AFC7F5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21" w:author="loony bin" w:date="2020-11-15T12:26:00Z"/>
          <w:del w:id="4822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23" w:author="loony bin" w:date="2020-11-25T21:13:00Z">
            <w:rPr>
              <w:ins w:id="4824" w:author="loony bin" w:date="2020-11-15T12:26:00Z"/>
              <w:del w:id="4825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26" w:author="loony bin" w:date="2020-11-15T12:26:00Z">
        <w:del w:id="4827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2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let lineChartDiagramm = document.getElementById('lineChartDiagramm').getContext('2d');</w:delText>
          </w:r>
        </w:del>
      </w:ins>
    </w:p>
    <w:p w14:paraId="0E669014" w14:textId="54275A6C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29" w:author="loony bin" w:date="2020-11-15T12:26:00Z"/>
          <w:del w:id="4830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31" w:author="loony bin" w:date="2020-11-25T21:13:00Z">
            <w:rPr>
              <w:ins w:id="4832" w:author="loony bin" w:date="2020-11-15T12:26:00Z"/>
              <w:del w:id="4833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34" w:author="loony bin" w:date="2020-11-15T12:26:00Z">
        <w:del w:id="4835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3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Chart.defaults.global.defaultFontSize = 12;</w:delText>
          </w:r>
        </w:del>
      </w:ins>
    </w:p>
    <w:p w14:paraId="0FB1FF13" w14:textId="08EBD4D3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37" w:author="loony bin" w:date="2020-11-15T12:26:00Z"/>
          <w:del w:id="4838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39" w:author="loony bin" w:date="2020-11-25T21:13:00Z">
            <w:rPr>
              <w:ins w:id="4840" w:author="loony bin" w:date="2020-11-15T12:26:00Z"/>
              <w:del w:id="4841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42" w:author="loony bin" w:date="2020-11-15T12:26:00Z">
        <w:del w:id="4843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4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Chart.defaults.global.defaultFontColor = '#777';</w:delText>
          </w:r>
        </w:del>
      </w:ins>
    </w:p>
    <w:p w14:paraId="3A932B08" w14:textId="5666E8C6" w:rsidR="00411DA3" w:rsidRPr="004A1948" w:rsidDel="007A1C6A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45" w:author="loony bin" w:date="2020-11-15T12:26:00Z"/>
          <w:del w:id="4846" w:author="joël iselin" w:date="2020-11-15T12:29:00Z"/>
          <w:rFonts w:ascii="Consolas" w:hAnsi="Consolas" w:cs="Times New Roman"/>
          <w:color w:val="D4D4D4"/>
          <w:sz w:val="21"/>
          <w:szCs w:val="21"/>
          <w:lang w:val="en-GB"/>
          <w:rPrChange w:id="4847" w:author="loony bin" w:date="2020-11-25T21:13:00Z">
            <w:rPr>
              <w:ins w:id="4848" w:author="loony bin" w:date="2020-11-15T12:26:00Z"/>
              <w:del w:id="4849" w:author="joël iselin" w:date="2020-11-15T12:29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50" w:author="loony bin" w:date="2020-11-15T12:26:00Z">
        <w:del w:id="4851" w:author="joël iselin" w:date="2020-11-15T12:29:00Z">
          <w:r w:rsidRPr="004A1948" w:rsidDel="007A1C6A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5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</w:delText>
          </w:r>
        </w:del>
      </w:ins>
    </w:p>
    <w:p w14:paraId="3AE6B569" w14:textId="4F0E59C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53" w:author="loony bin" w:date="2020-11-15T12:26:00Z"/>
          <w:del w:id="485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55" w:author="loony bin" w:date="2020-11-25T21:13:00Z">
            <w:rPr>
              <w:ins w:id="4856" w:author="loony bin" w:date="2020-11-15T12:26:00Z"/>
              <w:del w:id="485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58" w:author="loony bin" w:date="2020-11-15T12:26:00Z">
        <w:del w:id="485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6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let massPopChart = new Chart(lineChartDiagramm, {</w:delText>
          </w:r>
        </w:del>
      </w:ins>
    </w:p>
    <w:p w14:paraId="3FCA5F60" w14:textId="1A8F63F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61" w:author="loony bin" w:date="2020-11-15T12:26:00Z"/>
          <w:del w:id="486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63" w:author="loony bin" w:date="2020-11-25T21:13:00Z">
            <w:rPr>
              <w:ins w:id="4864" w:author="loony bin" w:date="2020-11-15T12:26:00Z"/>
              <w:del w:id="486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66" w:author="loony bin" w:date="2020-11-15T12:26:00Z">
        <w:del w:id="486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6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type:'line', </w:delText>
          </w:r>
        </w:del>
      </w:ins>
    </w:p>
    <w:p w14:paraId="51B9C4BC" w14:textId="338A26B0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69" w:author="loony bin" w:date="2020-11-15T12:26:00Z"/>
          <w:del w:id="487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71" w:author="loony bin" w:date="2020-11-25T21:13:00Z">
            <w:rPr>
              <w:ins w:id="4872" w:author="loony bin" w:date="2020-11-15T12:26:00Z"/>
              <w:del w:id="487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74" w:author="loony bin" w:date="2020-11-15T12:26:00Z">
        <w:del w:id="487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7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data:{</w:delText>
          </w:r>
        </w:del>
      </w:ins>
    </w:p>
    <w:p w14:paraId="5EBD387C" w14:textId="3D71C8F3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77" w:author="loony bin" w:date="2020-11-15T12:26:00Z"/>
          <w:del w:id="487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79" w:author="loony bin" w:date="2020-11-25T21:13:00Z">
            <w:rPr>
              <w:ins w:id="4880" w:author="loony bin" w:date="2020-11-15T12:26:00Z"/>
              <w:del w:id="488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82" w:author="loony bin" w:date="2020-11-15T12:26:00Z">
        <w:del w:id="488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8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labels:[</w:delText>
          </w:r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88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$MeasuredDateTimeValues</w:delText>
          </w:r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8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],</w:delText>
          </w:r>
        </w:del>
      </w:ins>
    </w:p>
    <w:p w14:paraId="1C2CE53C" w14:textId="6337A59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87" w:author="loony bin" w:date="2020-11-15T12:26:00Z"/>
          <w:del w:id="488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89" w:author="loony bin" w:date="2020-11-25T21:13:00Z">
            <w:rPr>
              <w:ins w:id="4890" w:author="loony bin" w:date="2020-11-15T12:26:00Z"/>
              <w:del w:id="489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892" w:author="loony bin" w:date="2020-11-15T12:26:00Z">
        <w:del w:id="489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89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datasets:[{</w:delText>
          </w:r>
        </w:del>
      </w:ins>
    </w:p>
    <w:p w14:paraId="0162EFC4" w14:textId="697BF94B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895" w:author="loony bin" w:date="2020-11-15T12:26:00Z"/>
          <w:del w:id="489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897" w:author="loony bin" w:date="2020-11-25T21:13:00Z">
            <w:rPr>
              <w:ins w:id="4898" w:author="loony bin" w:date="2020-11-15T12:26:00Z"/>
              <w:del w:id="489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00" w:author="loony bin" w:date="2020-11-15T12:26:00Z">
        <w:del w:id="490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0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label: </w:delText>
          </w:r>
          <w:r w:rsidRPr="004A1948" w:rsidDel="001E5F55">
            <w:rPr>
              <w:rFonts w:ascii="Consolas" w:hAnsi="Consolas" w:cs="Times New Roman"/>
              <w:color w:val="D7BA7D"/>
              <w:sz w:val="21"/>
              <w:szCs w:val="21"/>
              <w:lang w:val="en-GB"/>
              <w:rPrChange w:id="4903" w:author="loony bin" w:date="2020-11-25T21:13:00Z">
                <w:rPr>
                  <w:rFonts w:ascii="Consolas" w:hAnsi="Consolas" w:cs="Times New Roman"/>
                  <w:color w:val="D7BA7D"/>
                  <w:sz w:val="21"/>
                  <w:szCs w:val="21"/>
                </w:rPr>
              </w:rPrChange>
            </w:rPr>
            <w:delText>`"</w:delText>
          </w:r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904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$LegendLabel</w:delText>
          </w:r>
          <w:r w:rsidRPr="004A1948" w:rsidDel="001E5F55">
            <w:rPr>
              <w:rFonts w:ascii="Consolas" w:hAnsi="Consolas" w:cs="Times New Roman"/>
              <w:color w:val="D7BA7D"/>
              <w:sz w:val="21"/>
              <w:szCs w:val="21"/>
              <w:lang w:val="en-GB"/>
              <w:rPrChange w:id="4905" w:author="loony bin" w:date="2020-11-25T21:13:00Z">
                <w:rPr>
                  <w:rFonts w:ascii="Consolas" w:hAnsi="Consolas" w:cs="Times New Roman"/>
                  <w:color w:val="D7BA7D"/>
                  <w:sz w:val="21"/>
                  <w:szCs w:val="21"/>
                </w:rPr>
              </w:rPrChange>
            </w:rPr>
            <w:delText>`"</w:delText>
          </w:r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0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,</w:delText>
          </w:r>
        </w:del>
      </w:ins>
    </w:p>
    <w:p w14:paraId="4B94D1D3" w14:textId="561DA052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07" w:author="loony bin" w:date="2020-11-15T12:26:00Z"/>
          <w:del w:id="490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09" w:author="loony bin" w:date="2020-11-25T21:13:00Z">
            <w:rPr>
              <w:ins w:id="4910" w:author="loony bin" w:date="2020-11-15T12:26:00Z"/>
              <w:del w:id="491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12" w:author="loony bin" w:date="2020-11-15T12:26:00Z">
        <w:del w:id="491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1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data:[</w:delText>
          </w:r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491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$TemperatureValues</w:delText>
          </w:r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1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],</w:delText>
          </w:r>
        </w:del>
      </w:ins>
    </w:p>
    <w:p w14:paraId="27425828" w14:textId="01FEFB08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17" w:author="loony bin" w:date="2020-11-15T12:26:00Z"/>
          <w:del w:id="491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19" w:author="loony bin" w:date="2020-11-25T21:13:00Z">
            <w:rPr>
              <w:ins w:id="4920" w:author="loony bin" w:date="2020-11-15T12:26:00Z"/>
              <w:del w:id="492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22" w:author="loony bin" w:date="2020-11-15T12:26:00Z">
        <w:del w:id="492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2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backgroundColor:'rgba(0,191,255, 0.6)',</w:delText>
          </w:r>
        </w:del>
      </w:ins>
    </w:p>
    <w:p w14:paraId="373CC6EE" w14:textId="668A3F6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25" w:author="loony bin" w:date="2020-11-15T12:26:00Z"/>
          <w:del w:id="492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27" w:author="loony bin" w:date="2020-11-25T21:13:00Z">
            <w:rPr>
              <w:ins w:id="4928" w:author="loony bin" w:date="2020-11-15T12:26:00Z"/>
              <w:del w:id="492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30" w:author="loony bin" w:date="2020-11-15T12:26:00Z">
        <w:del w:id="493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3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hoverBackgroundColor: 'rgba(255,165,0, 0.6)',</w:delText>
          </w:r>
        </w:del>
      </w:ins>
    </w:p>
    <w:p w14:paraId="31A86E7B" w14:textId="5D45C75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33" w:author="loony bin" w:date="2020-11-15T12:26:00Z"/>
          <w:del w:id="493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35" w:author="loony bin" w:date="2020-11-25T21:13:00Z">
            <w:rPr>
              <w:ins w:id="4936" w:author="loony bin" w:date="2020-11-15T12:26:00Z"/>
              <w:del w:id="493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38" w:author="loony bin" w:date="2020-11-15T12:26:00Z">
        <w:del w:id="493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4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borderWidth:1,</w:delText>
          </w:r>
        </w:del>
      </w:ins>
    </w:p>
    <w:p w14:paraId="25A32C3E" w14:textId="4A4ACCF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41" w:author="loony bin" w:date="2020-11-15T12:26:00Z"/>
          <w:del w:id="494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43" w:author="loony bin" w:date="2020-11-25T21:13:00Z">
            <w:rPr>
              <w:ins w:id="4944" w:author="loony bin" w:date="2020-11-15T12:26:00Z"/>
              <w:del w:id="494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46" w:author="loony bin" w:date="2020-11-15T12:26:00Z">
        <w:del w:id="494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4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borderColor:'#777',</w:delText>
          </w:r>
        </w:del>
      </w:ins>
    </w:p>
    <w:p w14:paraId="7FE50BE7" w14:textId="1D1CB82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49" w:author="loony bin" w:date="2020-11-15T12:26:00Z"/>
          <w:del w:id="495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51" w:author="loony bin" w:date="2020-11-25T21:13:00Z">
            <w:rPr>
              <w:ins w:id="4952" w:author="loony bin" w:date="2020-11-15T12:26:00Z"/>
              <w:del w:id="495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54" w:author="loony bin" w:date="2020-11-15T12:26:00Z">
        <w:del w:id="495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5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hoverBorderWidth:3,</w:delText>
          </w:r>
        </w:del>
      </w:ins>
    </w:p>
    <w:p w14:paraId="1106A4C4" w14:textId="5EC3DA82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57" w:author="loony bin" w:date="2020-11-15T12:26:00Z"/>
          <w:del w:id="495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59" w:author="loony bin" w:date="2020-11-25T21:13:00Z">
            <w:rPr>
              <w:ins w:id="4960" w:author="loony bin" w:date="2020-11-15T12:26:00Z"/>
              <w:del w:id="496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62" w:author="loony bin" w:date="2020-11-15T12:26:00Z">
        <w:del w:id="496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6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hoverBorderColor:'#000',</w:delText>
          </w:r>
        </w:del>
      </w:ins>
    </w:p>
    <w:p w14:paraId="46EBB2D1" w14:textId="08D8C91B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65" w:author="loony bin" w:date="2020-11-15T12:26:00Z"/>
          <w:del w:id="496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67" w:author="loony bin" w:date="2020-11-25T21:13:00Z">
            <w:rPr>
              <w:ins w:id="4968" w:author="loony bin" w:date="2020-11-15T12:26:00Z"/>
              <w:del w:id="496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70" w:author="loony bin" w:date="2020-11-15T12:26:00Z">
        <w:del w:id="497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7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fontsize:10,</w:delText>
          </w:r>
        </w:del>
      </w:ins>
    </w:p>
    <w:p w14:paraId="5B37DDEE" w14:textId="6F80D89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73" w:author="loony bin" w:date="2020-11-15T12:26:00Z"/>
          <w:del w:id="497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75" w:author="loony bin" w:date="2020-11-25T21:13:00Z">
            <w:rPr>
              <w:ins w:id="4976" w:author="loony bin" w:date="2020-11-15T12:26:00Z"/>
              <w:del w:id="497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78" w:author="loony bin" w:date="2020-11-15T12:26:00Z">
        <w:del w:id="497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8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}]</w:delText>
          </w:r>
        </w:del>
      </w:ins>
    </w:p>
    <w:p w14:paraId="0949E3C8" w14:textId="42FED5CD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81" w:author="loony bin" w:date="2020-11-15T12:26:00Z"/>
          <w:del w:id="498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83" w:author="loony bin" w:date="2020-11-25T21:13:00Z">
            <w:rPr>
              <w:ins w:id="4984" w:author="loony bin" w:date="2020-11-15T12:26:00Z"/>
              <w:del w:id="498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86" w:author="loony bin" w:date="2020-11-15T12:26:00Z">
        <w:del w:id="498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8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},</w:delText>
          </w:r>
        </w:del>
      </w:ins>
    </w:p>
    <w:p w14:paraId="72B42DD8" w14:textId="009218C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89" w:author="loony bin" w:date="2020-11-15T12:26:00Z"/>
          <w:del w:id="499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91" w:author="loony bin" w:date="2020-11-25T21:13:00Z">
            <w:rPr>
              <w:ins w:id="4992" w:author="loony bin" w:date="2020-11-15T12:26:00Z"/>
              <w:del w:id="499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4994" w:author="loony bin" w:date="2020-11-15T12:26:00Z">
        <w:del w:id="499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499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options:{</w:delText>
          </w:r>
        </w:del>
      </w:ins>
    </w:p>
    <w:p w14:paraId="054FAE89" w14:textId="66C7369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4997" w:author="loony bin" w:date="2020-11-15T12:26:00Z"/>
          <w:del w:id="499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4999" w:author="loony bin" w:date="2020-11-25T21:13:00Z">
            <w:rPr>
              <w:ins w:id="5000" w:author="loony bin" w:date="2020-11-15T12:26:00Z"/>
              <w:del w:id="500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02" w:author="loony bin" w:date="2020-11-15T12:26:00Z">
        <w:del w:id="500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0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title:{</w:delText>
          </w:r>
        </w:del>
      </w:ins>
    </w:p>
    <w:p w14:paraId="5CE76302" w14:textId="75C8EFE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05" w:author="loony bin" w:date="2020-11-15T12:26:00Z"/>
          <w:del w:id="500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07" w:author="loony bin" w:date="2020-11-25T21:13:00Z">
            <w:rPr>
              <w:ins w:id="5008" w:author="loony bin" w:date="2020-11-15T12:26:00Z"/>
              <w:del w:id="500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10" w:author="loony bin" w:date="2020-11-15T12:26:00Z">
        <w:del w:id="501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1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display:false,</w:delText>
          </w:r>
        </w:del>
      </w:ins>
    </w:p>
    <w:p w14:paraId="33CE2822" w14:textId="3185DEA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13" w:author="loony bin" w:date="2020-11-15T12:26:00Z"/>
          <w:del w:id="501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15" w:author="loony bin" w:date="2020-11-25T21:13:00Z">
            <w:rPr>
              <w:ins w:id="5016" w:author="loony bin" w:date="2020-11-15T12:26:00Z"/>
              <w:del w:id="501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18" w:author="loony bin" w:date="2020-11-15T12:26:00Z">
        <w:del w:id="501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2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fontSize:8</w:delText>
          </w:r>
        </w:del>
      </w:ins>
    </w:p>
    <w:p w14:paraId="06E6631E" w14:textId="431C1D5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21" w:author="loony bin" w:date="2020-11-15T12:26:00Z"/>
          <w:del w:id="502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23" w:author="loony bin" w:date="2020-11-25T21:13:00Z">
            <w:rPr>
              <w:ins w:id="5024" w:author="loony bin" w:date="2020-11-15T12:26:00Z"/>
              <w:del w:id="502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26" w:author="loony bin" w:date="2020-11-15T12:26:00Z">
        <w:del w:id="502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2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},</w:delText>
          </w:r>
        </w:del>
      </w:ins>
    </w:p>
    <w:p w14:paraId="4F75234E" w14:textId="6A12B1DA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29" w:author="loony bin" w:date="2020-11-15T12:26:00Z"/>
          <w:del w:id="503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31" w:author="loony bin" w:date="2020-11-25T21:13:00Z">
            <w:rPr>
              <w:ins w:id="5032" w:author="loony bin" w:date="2020-11-15T12:26:00Z"/>
              <w:del w:id="503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34" w:author="loony bin" w:date="2020-11-15T12:26:00Z">
        <w:del w:id="503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3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legend:{</w:delText>
          </w:r>
        </w:del>
      </w:ins>
    </w:p>
    <w:p w14:paraId="5BD84405" w14:textId="2D9FD2AE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37" w:author="loony bin" w:date="2020-11-15T12:26:00Z"/>
          <w:del w:id="503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39" w:author="loony bin" w:date="2020-11-25T21:13:00Z">
            <w:rPr>
              <w:ins w:id="5040" w:author="loony bin" w:date="2020-11-15T12:26:00Z"/>
              <w:del w:id="504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42" w:author="loony bin" w:date="2020-11-15T12:26:00Z">
        <w:del w:id="504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4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display:false,</w:delText>
          </w:r>
        </w:del>
      </w:ins>
    </w:p>
    <w:p w14:paraId="12B6681C" w14:textId="61EFA4F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45" w:author="loony bin" w:date="2020-11-15T12:26:00Z"/>
          <w:del w:id="504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47" w:author="loony bin" w:date="2020-11-25T21:13:00Z">
            <w:rPr>
              <w:ins w:id="5048" w:author="loony bin" w:date="2020-11-15T12:26:00Z"/>
              <w:del w:id="504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50" w:author="loony bin" w:date="2020-11-15T12:26:00Z">
        <w:del w:id="505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5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position:'bottom',</w:delText>
          </w:r>
        </w:del>
      </w:ins>
    </w:p>
    <w:p w14:paraId="7AC4AA0C" w14:textId="458E065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53" w:author="loony bin" w:date="2020-11-15T12:26:00Z"/>
          <w:del w:id="505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55" w:author="loony bin" w:date="2020-11-25T21:13:00Z">
            <w:rPr>
              <w:ins w:id="5056" w:author="loony bin" w:date="2020-11-15T12:26:00Z"/>
              <w:del w:id="505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58" w:author="loony bin" w:date="2020-11-15T12:26:00Z">
        <w:del w:id="505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6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labels:{</w:delText>
          </w:r>
        </w:del>
      </w:ins>
    </w:p>
    <w:p w14:paraId="65BC912F" w14:textId="0379CFE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61" w:author="loony bin" w:date="2020-11-15T12:26:00Z"/>
          <w:del w:id="506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63" w:author="loony bin" w:date="2020-11-25T21:13:00Z">
            <w:rPr>
              <w:ins w:id="5064" w:author="loony bin" w:date="2020-11-15T12:26:00Z"/>
              <w:del w:id="506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66" w:author="loony bin" w:date="2020-11-15T12:26:00Z">
        <w:del w:id="506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6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fontColor:'Gray',</w:delText>
          </w:r>
        </w:del>
      </w:ins>
    </w:p>
    <w:p w14:paraId="0E1A979C" w14:textId="0005B806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69" w:author="loony bin" w:date="2020-11-15T12:26:00Z"/>
          <w:del w:id="507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71" w:author="loony bin" w:date="2020-11-25T21:13:00Z">
            <w:rPr>
              <w:ins w:id="5072" w:author="loony bin" w:date="2020-11-15T12:26:00Z"/>
              <w:del w:id="507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74" w:author="loony bin" w:date="2020-11-15T12:26:00Z">
        <w:del w:id="507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7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fontSize:12,</w:delText>
          </w:r>
        </w:del>
      </w:ins>
    </w:p>
    <w:p w14:paraId="2D3705DA" w14:textId="6AFC349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77" w:author="loony bin" w:date="2020-11-15T12:26:00Z"/>
          <w:del w:id="507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79" w:author="loony bin" w:date="2020-11-25T21:13:00Z">
            <w:rPr>
              <w:ins w:id="5080" w:author="loony bin" w:date="2020-11-15T12:26:00Z"/>
              <w:del w:id="508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82" w:author="loony bin" w:date="2020-11-15T12:26:00Z">
        <w:del w:id="508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8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}</w:delText>
          </w:r>
        </w:del>
      </w:ins>
    </w:p>
    <w:p w14:paraId="32E84F4B" w14:textId="05A07E0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85" w:author="loony bin" w:date="2020-11-15T12:26:00Z"/>
          <w:del w:id="508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87" w:author="loony bin" w:date="2020-11-25T21:13:00Z">
            <w:rPr>
              <w:ins w:id="5088" w:author="loony bin" w:date="2020-11-15T12:26:00Z"/>
              <w:del w:id="508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90" w:author="loony bin" w:date="2020-11-15T12:26:00Z">
        <w:del w:id="509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09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},</w:delText>
          </w:r>
        </w:del>
      </w:ins>
    </w:p>
    <w:p w14:paraId="1536B495" w14:textId="094E98B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093" w:author="loony bin" w:date="2020-11-15T12:26:00Z"/>
          <w:del w:id="509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095" w:author="loony bin" w:date="2020-11-25T21:13:00Z">
            <w:rPr>
              <w:ins w:id="5096" w:author="loony bin" w:date="2020-11-15T12:26:00Z"/>
              <w:del w:id="509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098" w:author="loony bin" w:date="2020-11-15T12:26:00Z">
        <w:del w:id="509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0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layout:{</w:delText>
          </w:r>
        </w:del>
      </w:ins>
    </w:p>
    <w:p w14:paraId="6EBA84C7" w14:textId="2A4BF37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01" w:author="loony bin" w:date="2020-11-15T12:26:00Z"/>
          <w:del w:id="510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03" w:author="loony bin" w:date="2020-11-25T21:13:00Z">
            <w:rPr>
              <w:ins w:id="5104" w:author="loony bin" w:date="2020-11-15T12:26:00Z"/>
              <w:del w:id="510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06" w:author="loony bin" w:date="2020-11-15T12:26:00Z">
        <w:del w:id="510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0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padding:{</w:delText>
          </w:r>
        </w:del>
      </w:ins>
    </w:p>
    <w:p w14:paraId="0484BF88" w14:textId="667D112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09" w:author="loony bin" w:date="2020-11-15T12:26:00Z"/>
          <w:del w:id="511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11" w:author="loony bin" w:date="2020-11-25T21:13:00Z">
            <w:rPr>
              <w:ins w:id="5112" w:author="loony bin" w:date="2020-11-15T12:26:00Z"/>
              <w:del w:id="511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14" w:author="loony bin" w:date="2020-11-15T12:26:00Z">
        <w:del w:id="511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1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left:0,</w:delText>
          </w:r>
        </w:del>
      </w:ins>
    </w:p>
    <w:p w14:paraId="73B473FC" w14:textId="0E18992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17" w:author="loony bin" w:date="2020-11-15T12:26:00Z"/>
          <w:del w:id="511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19" w:author="loony bin" w:date="2020-11-25T21:13:00Z">
            <w:rPr>
              <w:ins w:id="5120" w:author="loony bin" w:date="2020-11-15T12:26:00Z"/>
              <w:del w:id="512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22" w:author="loony bin" w:date="2020-11-15T12:26:00Z">
        <w:del w:id="512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2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right:0,</w:delText>
          </w:r>
        </w:del>
      </w:ins>
    </w:p>
    <w:p w14:paraId="6CD2717F" w14:textId="5FE42372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25" w:author="loony bin" w:date="2020-11-15T12:26:00Z"/>
          <w:del w:id="512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27" w:author="loony bin" w:date="2020-11-25T21:13:00Z">
            <w:rPr>
              <w:ins w:id="5128" w:author="loony bin" w:date="2020-11-15T12:26:00Z"/>
              <w:del w:id="512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30" w:author="loony bin" w:date="2020-11-15T12:26:00Z">
        <w:del w:id="513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3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bottom:0,</w:delText>
          </w:r>
        </w:del>
      </w:ins>
    </w:p>
    <w:p w14:paraId="60590527" w14:textId="0D3BE1F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33" w:author="loony bin" w:date="2020-11-15T12:26:00Z"/>
          <w:del w:id="513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35" w:author="loony bin" w:date="2020-11-25T21:13:00Z">
            <w:rPr>
              <w:ins w:id="5136" w:author="loony bin" w:date="2020-11-15T12:26:00Z"/>
              <w:del w:id="513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38" w:author="loony bin" w:date="2020-11-15T12:26:00Z">
        <w:del w:id="513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4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top:0</w:delText>
          </w:r>
        </w:del>
      </w:ins>
    </w:p>
    <w:p w14:paraId="52279849" w14:textId="12AFF18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41" w:author="loony bin" w:date="2020-11-15T12:26:00Z"/>
          <w:del w:id="514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43" w:author="loony bin" w:date="2020-11-25T21:13:00Z">
            <w:rPr>
              <w:ins w:id="5144" w:author="loony bin" w:date="2020-11-15T12:26:00Z"/>
              <w:del w:id="514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46" w:author="loony bin" w:date="2020-11-15T12:26:00Z">
        <w:del w:id="514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4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}</w:delText>
          </w:r>
        </w:del>
      </w:ins>
    </w:p>
    <w:p w14:paraId="540A10AB" w14:textId="7D2A92F8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49" w:author="loony bin" w:date="2020-11-15T12:26:00Z"/>
          <w:del w:id="515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51" w:author="loony bin" w:date="2020-11-25T21:13:00Z">
            <w:rPr>
              <w:ins w:id="5152" w:author="loony bin" w:date="2020-11-15T12:26:00Z"/>
              <w:del w:id="515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54" w:author="loony bin" w:date="2020-11-15T12:26:00Z">
        <w:del w:id="515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5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},</w:delText>
          </w:r>
        </w:del>
      </w:ins>
    </w:p>
    <w:p w14:paraId="212E5C65" w14:textId="38A55749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57" w:author="loony bin" w:date="2020-11-15T12:26:00Z"/>
          <w:del w:id="515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59" w:author="loony bin" w:date="2020-11-25T21:13:00Z">
            <w:rPr>
              <w:ins w:id="5160" w:author="loony bin" w:date="2020-11-15T12:26:00Z"/>
              <w:del w:id="516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62" w:author="loony bin" w:date="2020-11-15T12:26:00Z">
        <w:del w:id="516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6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tooltips:{</w:delText>
          </w:r>
        </w:del>
      </w:ins>
    </w:p>
    <w:p w14:paraId="0A9B543A" w14:textId="6C7F11A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65" w:author="loony bin" w:date="2020-11-15T12:26:00Z"/>
          <w:del w:id="516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67" w:author="loony bin" w:date="2020-11-25T21:13:00Z">
            <w:rPr>
              <w:ins w:id="5168" w:author="loony bin" w:date="2020-11-15T12:26:00Z"/>
              <w:del w:id="516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70" w:author="loony bin" w:date="2020-11-15T12:26:00Z">
        <w:del w:id="517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7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enabled:true,</w:delText>
          </w:r>
        </w:del>
      </w:ins>
    </w:p>
    <w:p w14:paraId="03FAFE21" w14:textId="32F452D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73" w:author="loony bin" w:date="2020-11-15T12:26:00Z"/>
          <w:del w:id="517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75" w:author="loony bin" w:date="2020-11-25T21:13:00Z">
            <w:rPr>
              <w:ins w:id="5176" w:author="loony bin" w:date="2020-11-15T12:26:00Z"/>
              <w:del w:id="517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78" w:author="loony bin" w:date="2020-11-15T12:26:00Z">
        <w:del w:id="517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8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titleFontSize:10</w:delText>
          </w:r>
        </w:del>
      </w:ins>
    </w:p>
    <w:p w14:paraId="4EF3EF49" w14:textId="1E9FE933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81" w:author="loony bin" w:date="2020-11-15T12:26:00Z"/>
          <w:del w:id="518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83" w:author="loony bin" w:date="2020-11-25T21:13:00Z">
            <w:rPr>
              <w:ins w:id="5184" w:author="loony bin" w:date="2020-11-15T12:26:00Z"/>
              <w:del w:id="518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86" w:author="loony bin" w:date="2020-11-15T12:26:00Z">
        <w:del w:id="518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8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},</w:delText>
          </w:r>
        </w:del>
      </w:ins>
    </w:p>
    <w:p w14:paraId="7F2F9F4E" w14:textId="67CC044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89" w:author="loony bin" w:date="2020-11-15T12:26:00Z"/>
          <w:del w:id="519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91" w:author="loony bin" w:date="2020-11-25T21:13:00Z">
            <w:rPr>
              <w:ins w:id="5192" w:author="loony bin" w:date="2020-11-15T12:26:00Z"/>
              <w:del w:id="519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194" w:author="loony bin" w:date="2020-11-15T12:26:00Z">
        <w:del w:id="519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19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</w:delText>
          </w:r>
        </w:del>
      </w:ins>
    </w:p>
    <w:p w14:paraId="60FF60BB" w14:textId="3A7780C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197" w:author="loony bin" w:date="2020-11-15T12:26:00Z"/>
          <w:del w:id="519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199" w:author="loony bin" w:date="2020-11-25T21:13:00Z">
            <w:rPr>
              <w:ins w:id="5200" w:author="loony bin" w:date="2020-11-15T12:26:00Z"/>
              <w:del w:id="520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02" w:author="loony bin" w:date="2020-11-15T12:26:00Z">
        <w:del w:id="520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0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scales: {</w:delText>
          </w:r>
        </w:del>
      </w:ins>
    </w:p>
    <w:p w14:paraId="402EC744" w14:textId="3AE1061A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05" w:author="loony bin" w:date="2020-11-15T12:26:00Z"/>
          <w:del w:id="520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07" w:author="loony bin" w:date="2020-11-25T21:13:00Z">
            <w:rPr>
              <w:ins w:id="5208" w:author="loony bin" w:date="2020-11-15T12:26:00Z"/>
              <w:del w:id="520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10" w:author="loony bin" w:date="2020-11-15T12:26:00Z">
        <w:del w:id="521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1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yAxes: [{</w:delText>
          </w:r>
        </w:del>
      </w:ins>
    </w:p>
    <w:p w14:paraId="5D9F53AB" w14:textId="3DCFE76D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13" w:author="loony bin" w:date="2020-11-15T12:26:00Z"/>
          <w:del w:id="521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15" w:author="loony bin" w:date="2020-11-25T21:13:00Z">
            <w:rPr>
              <w:ins w:id="5216" w:author="loony bin" w:date="2020-11-15T12:26:00Z"/>
              <w:del w:id="521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18" w:author="loony bin" w:date="2020-11-15T12:26:00Z">
        <w:del w:id="521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2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ticks: {</w:delText>
          </w:r>
        </w:del>
      </w:ins>
    </w:p>
    <w:p w14:paraId="4459AA67" w14:textId="64E6AB58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21" w:author="loony bin" w:date="2020-11-15T12:26:00Z"/>
          <w:del w:id="522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23" w:author="loony bin" w:date="2020-11-25T21:13:00Z">
            <w:rPr>
              <w:ins w:id="5224" w:author="loony bin" w:date="2020-11-15T12:26:00Z"/>
              <w:del w:id="522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26" w:author="loony bin" w:date="2020-11-15T12:26:00Z">
        <w:del w:id="522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2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beginAtZero: false,</w:delText>
          </w:r>
        </w:del>
      </w:ins>
    </w:p>
    <w:p w14:paraId="3EEAFEBF" w14:textId="45518752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29" w:author="loony bin" w:date="2020-11-15T12:26:00Z"/>
          <w:del w:id="523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31" w:author="loony bin" w:date="2020-11-25T21:13:00Z">
            <w:rPr>
              <w:ins w:id="5232" w:author="loony bin" w:date="2020-11-15T12:26:00Z"/>
              <w:del w:id="523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34" w:author="loony bin" w:date="2020-11-15T12:26:00Z">
        <w:del w:id="523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3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display: true,</w:delText>
          </w:r>
        </w:del>
      </w:ins>
    </w:p>
    <w:p w14:paraId="583BAA3F" w14:textId="1B099BB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37" w:author="loony bin" w:date="2020-11-15T12:26:00Z"/>
          <w:del w:id="523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39" w:author="loony bin" w:date="2020-11-25T21:13:00Z">
            <w:rPr>
              <w:ins w:id="5240" w:author="loony bin" w:date="2020-11-15T12:26:00Z"/>
              <w:del w:id="524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42" w:author="loony bin" w:date="2020-11-15T12:26:00Z">
        <w:del w:id="524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4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fontSize:10,</w:delText>
          </w:r>
        </w:del>
      </w:ins>
    </w:p>
    <w:p w14:paraId="03FF09F5" w14:textId="026958F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45" w:author="loony bin" w:date="2020-11-15T12:26:00Z"/>
          <w:del w:id="524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47" w:author="loony bin" w:date="2020-11-25T21:13:00Z">
            <w:rPr>
              <w:ins w:id="5248" w:author="loony bin" w:date="2020-11-15T12:26:00Z"/>
              <w:del w:id="524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50" w:author="loony bin" w:date="2020-11-15T12:26:00Z">
        <w:del w:id="525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5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},</w:delText>
          </w:r>
        </w:del>
      </w:ins>
    </w:p>
    <w:p w14:paraId="6A2DB206" w14:textId="05A1C168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53" w:author="loony bin" w:date="2020-11-15T12:26:00Z"/>
          <w:del w:id="525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55" w:author="loony bin" w:date="2020-11-25T21:13:00Z">
            <w:rPr>
              <w:ins w:id="5256" w:author="loony bin" w:date="2020-11-15T12:26:00Z"/>
              <w:del w:id="525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58" w:author="loony bin" w:date="2020-11-15T12:26:00Z">
        <w:del w:id="525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6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gridLines: {</w:delText>
          </w:r>
        </w:del>
      </w:ins>
    </w:p>
    <w:p w14:paraId="76138EF5" w14:textId="4409C9A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61" w:author="loony bin" w:date="2020-11-15T12:26:00Z"/>
          <w:del w:id="526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63" w:author="loony bin" w:date="2020-11-25T21:13:00Z">
            <w:rPr>
              <w:ins w:id="5264" w:author="loony bin" w:date="2020-11-15T12:26:00Z"/>
              <w:del w:id="526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66" w:author="loony bin" w:date="2020-11-15T12:26:00Z">
        <w:del w:id="526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6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display:true,</w:delText>
          </w:r>
        </w:del>
      </w:ins>
    </w:p>
    <w:p w14:paraId="676033BB" w14:textId="03B950A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69" w:author="loony bin" w:date="2020-11-15T12:26:00Z"/>
          <w:del w:id="527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71" w:author="loony bin" w:date="2020-11-25T21:13:00Z">
            <w:rPr>
              <w:ins w:id="5272" w:author="loony bin" w:date="2020-11-15T12:26:00Z"/>
              <w:del w:id="527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74" w:author="loony bin" w:date="2020-11-15T12:26:00Z">
        <w:del w:id="527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7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drawBorder: true,</w:delText>
          </w:r>
        </w:del>
      </w:ins>
    </w:p>
    <w:p w14:paraId="70AD67F8" w14:textId="227941B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77" w:author="loony bin" w:date="2020-11-15T12:26:00Z"/>
          <w:del w:id="527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79" w:author="loony bin" w:date="2020-11-25T21:13:00Z">
            <w:rPr>
              <w:ins w:id="5280" w:author="loony bin" w:date="2020-11-15T12:26:00Z"/>
              <w:del w:id="528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82" w:author="loony bin" w:date="2020-11-15T12:26:00Z">
        <w:del w:id="528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8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}</w:delText>
          </w:r>
        </w:del>
      </w:ins>
    </w:p>
    <w:p w14:paraId="477A8988" w14:textId="15A8341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85" w:author="loony bin" w:date="2020-11-15T12:26:00Z"/>
          <w:del w:id="528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87" w:author="loony bin" w:date="2020-11-25T21:13:00Z">
            <w:rPr>
              <w:ins w:id="5288" w:author="loony bin" w:date="2020-11-15T12:26:00Z"/>
              <w:del w:id="528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90" w:author="loony bin" w:date="2020-11-15T12:26:00Z">
        <w:del w:id="529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29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}],</w:delText>
          </w:r>
        </w:del>
      </w:ins>
    </w:p>
    <w:p w14:paraId="42FB0ABC" w14:textId="0B69B3D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293" w:author="loony bin" w:date="2020-11-15T12:26:00Z"/>
          <w:del w:id="529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295" w:author="loony bin" w:date="2020-11-25T21:13:00Z">
            <w:rPr>
              <w:ins w:id="5296" w:author="loony bin" w:date="2020-11-15T12:26:00Z"/>
              <w:del w:id="529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298" w:author="loony bin" w:date="2020-11-15T12:26:00Z">
        <w:del w:id="529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0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xAxes: [{</w:delText>
          </w:r>
        </w:del>
      </w:ins>
    </w:p>
    <w:p w14:paraId="33D7B074" w14:textId="51E98B2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01" w:author="loony bin" w:date="2020-11-15T12:26:00Z"/>
          <w:del w:id="530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03" w:author="loony bin" w:date="2020-11-25T21:13:00Z">
            <w:rPr>
              <w:ins w:id="5304" w:author="loony bin" w:date="2020-11-15T12:26:00Z"/>
              <w:del w:id="530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06" w:author="loony bin" w:date="2020-11-15T12:26:00Z">
        <w:del w:id="530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0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// Change here</w:delText>
          </w:r>
        </w:del>
      </w:ins>
    </w:p>
    <w:p w14:paraId="74992A07" w14:textId="39C4D9BB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09" w:author="loony bin" w:date="2020-11-15T12:26:00Z"/>
          <w:del w:id="531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11" w:author="loony bin" w:date="2020-11-25T21:13:00Z">
            <w:rPr>
              <w:ins w:id="5312" w:author="loony bin" w:date="2020-11-15T12:26:00Z"/>
              <w:del w:id="531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14" w:author="loony bin" w:date="2020-11-15T12:26:00Z">
        <w:del w:id="531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1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barPercentage: 1,</w:delText>
          </w:r>
        </w:del>
      </w:ins>
    </w:p>
    <w:p w14:paraId="32EE5138" w14:textId="3D3A077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17" w:author="loony bin" w:date="2020-11-15T12:26:00Z"/>
          <w:del w:id="531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19" w:author="loony bin" w:date="2020-11-25T21:13:00Z">
            <w:rPr>
              <w:ins w:id="5320" w:author="loony bin" w:date="2020-11-15T12:26:00Z"/>
              <w:del w:id="532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22" w:author="loony bin" w:date="2020-11-15T12:26:00Z">
        <w:del w:id="532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2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ticks:{</w:delText>
          </w:r>
        </w:del>
      </w:ins>
    </w:p>
    <w:p w14:paraId="7BAEA2CA" w14:textId="061B1D6A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25" w:author="loony bin" w:date="2020-11-15T12:26:00Z"/>
          <w:del w:id="532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27" w:author="loony bin" w:date="2020-11-25T21:13:00Z">
            <w:rPr>
              <w:ins w:id="5328" w:author="loony bin" w:date="2020-11-15T12:26:00Z"/>
              <w:del w:id="532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30" w:author="loony bin" w:date="2020-11-15T12:26:00Z">
        <w:del w:id="533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3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fontSize: 12, </w:delText>
          </w:r>
        </w:del>
      </w:ins>
    </w:p>
    <w:p w14:paraId="75A80A3A" w14:textId="61CC0572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33" w:author="loony bin" w:date="2020-11-15T12:26:00Z"/>
          <w:del w:id="533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35" w:author="loony bin" w:date="2020-11-25T21:13:00Z">
            <w:rPr>
              <w:ins w:id="5336" w:author="loony bin" w:date="2020-11-15T12:26:00Z"/>
              <w:del w:id="533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38" w:author="loony bin" w:date="2020-11-15T12:26:00Z">
        <w:del w:id="533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4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display: true,</w:delText>
          </w:r>
        </w:del>
      </w:ins>
    </w:p>
    <w:p w14:paraId="4A9D542C" w14:textId="5FBB017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41" w:author="loony bin" w:date="2020-11-15T12:26:00Z"/>
          <w:del w:id="534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43" w:author="loony bin" w:date="2020-11-25T21:13:00Z">
            <w:rPr>
              <w:ins w:id="5344" w:author="loony bin" w:date="2020-11-15T12:26:00Z"/>
              <w:del w:id="534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46" w:author="loony bin" w:date="2020-11-15T12:26:00Z">
        <w:del w:id="534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4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},</w:delText>
          </w:r>
        </w:del>
      </w:ins>
    </w:p>
    <w:p w14:paraId="10B2F4A1" w14:textId="726A198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49" w:author="loony bin" w:date="2020-11-15T12:26:00Z"/>
          <w:del w:id="535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51" w:author="loony bin" w:date="2020-11-25T21:13:00Z">
            <w:rPr>
              <w:ins w:id="5352" w:author="loony bin" w:date="2020-11-15T12:26:00Z"/>
              <w:del w:id="535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54" w:author="loony bin" w:date="2020-11-15T12:26:00Z">
        <w:del w:id="535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5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gridLines: {</w:delText>
          </w:r>
        </w:del>
      </w:ins>
    </w:p>
    <w:p w14:paraId="3C5F7365" w14:textId="3A0740EC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57" w:author="loony bin" w:date="2020-11-15T12:26:00Z"/>
          <w:del w:id="535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59" w:author="loony bin" w:date="2020-11-25T21:13:00Z">
            <w:rPr>
              <w:ins w:id="5360" w:author="loony bin" w:date="2020-11-15T12:26:00Z"/>
              <w:del w:id="536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62" w:author="loony bin" w:date="2020-11-15T12:26:00Z">
        <w:del w:id="536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6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display:true, </w:delText>
          </w:r>
        </w:del>
      </w:ins>
    </w:p>
    <w:p w14:paraId="34DAB84B" w14:textId="46E0E51A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65" w:author="loony bin" w:date="2020-11-15T12:26:00Z"/>
          <w:del w:id="536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67" w:author="loony bin" w:date="2020-11-25T21:13:00Z">
            <w:rPr>
              <w:ins w:id="5368" w:author="loony bin" w:date="2020-11-15T12:26:00Z"/>
              <w:del w:id="536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70" w:author="loony bin" w:date="2020-11-15T12:26:00Z">
        <w:del w:id="537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7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    drawBorder: true,</w:delText>
          </w:r>
        </w:del>
      </w:ins>
    </w:p>
    <w:p w14:paraId="45DCDD7A" w14:textId="20E5A34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73" w:author="loony bin" w:date="2020-11-15T12:26:00Z"/>
          <w:del w:id="537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75" w:author="loony bin" w:date="2020-11-25T21:13:00Z">
            <w:rPr>
              <w:ins w:id="5376" w:author="loony bin" w:date="2020-11-15T12:26:00Z"/>
              <w:del w:id="537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78" w:author="loony bin" w:date="2020-11-15T12:26:00Z">
        <w:del w:id="537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8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    }</w:delText>
          </w:r>
        </w:del>
      </w:ins>
    </w:p>
    <w:p w14:paraId="45296F0E" w14:textId="4EB635B4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81" w:author="loony bin" w:date="2020-11-15T12:26:00Z"/>
          <w:del w:id="538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83" w:author="loony bin" w:date="2020-11-25T21:13:00Z">
            <w:rPr>
              <w:ins w:id="5384" w:author="loony bin" w:date="2020-11-15T12:26:00Z"/>
              <w:del w:id="538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86" w:author="loony bin" w:date="2020-11-15T12:26:00Z">
        <w:del w:id="538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8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    }]</w:delText>
          </w:r>
        </w:del>
      </w:ins>
    </w:p>
    <w:p w14:paraId="61964ED7" w14:textId="146970B3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89" w:author="loony bin" w:date="2020-11-15T12:26:00Z"/>
          <w:del w:id="539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91" w:author="loony bin" w:date="2020-11-25T21:13:00Z">
            <w:rPr>
              <w:ins w:id="5392" w:author="loony bin" w:date="2020-11-15T12:26:00Z"/>
              <w:del w:id="539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394" w:author="loony bin" w:date="2020-11-15T12:26:00Z">
        <w:del w:id="539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39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  }       </w:delText>
          </w:r>
        </w:del>
      </w:ins>
    </w:p>
    <w:p w14:paraId="5E5B7761" w14:textId="5642D06F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397" w:author="loony bin" w:date="2020-11-15T12:26:00Z"/>
          <w:del w:id="539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399" w:author="loony bin" w:date="2020-11-25T21:13:00Z">
            <w:rPr>
              <w:ins w:id="5400" w:author="loony bin" w:date="2020-11-15T12:26:00Z"/>
              <w:del w:id="540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02" w:author="loony bin" w:date="2020-11-15T12:26:00Z">
        <w:del w:id="540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0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  }</w:delText>
          </w:r>
        </w:del>
      </w:ins>
    </w:p>
    <w:p w14:paraId="75FFA5F1" w14:textId="05F39725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05" w:author="loony bin" w:date="2020-11-15T12:26:00Z"/>
          <w:del w:id="540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07" w:author="loony bin" w:date="2020-11-25T21:13:00Z">
            <w:rPr>
              <w:ins w:id="5408" w:author="loony bin" w:date="2020-11-15T12:26:00Z"/>
              <w:del w:id="540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10" w:author="loony bin" w:date="2020-11-15T12:26:00Z">
        <w:del w:id="5411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12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    });</w:delText>
          </w:r>
        </w:del>
      </w:ins>
    </w:p>
    <w:p w14:paraId="6B8E095B" w14:textId="5D3020D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13" w:author="loony bin" w:date="2020-11-15T12:26:00Z"/>
          <w:del w:id="541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15" w:author="loony bin" w:date="2020-11-25T21:13:00Z">
            <w:rPr>
              <w:ins w:id="5416" w:author="loony bin" w:date="2020-11-15T12:26:00Z"/>
              <w:del w:id="541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18" w:author="loony bin" w:date="2020-11-15T12:26:00Z">
        <w:del w:id="5419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20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    &lt;/script&gt;</w:delText>
          </w:r>
        </w:del>
      </w:ins>
    </w:p>
    <w:p w14:paraId="4309DD2C" w14:textId="5C620959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21" w:author="loony bin" w:date="2020-11-15T12:26:00Z"/>
          <w:del w:id="5422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23" w:author="loony bin" w:date="2020-11-25T21:13:00Z">
            <w:rPr>
              <w:ins w:id="5424" w:author="loony bin" w:date="2020-11-15T12:26:00Z"/>
              <w:del w:id="5425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26" w:author="loony bin" w:date="2020-11-15T12:26:00Z">
        <w:del w:id="5427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28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 xml:space="preserve">    &lt;/body&gt;</w:delText>
          </w:r>
        </w:del>
      </w:ins>
    </w:p>
    <w:p w14:paraId="6C76B739" w14:textId="7B59FC5B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29" w:author="loony bin" w:date="2020-11-15T12:26:00Z"/>
          <w:del w:id="5430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31" w:author="loony bin" w:date="2020-11-25T21:13:00Z">
            <w:rPr>
              <w:ins w:id="5432" w:author="loony bin" w:date="2020-11-15T12:26:00Z"/>
              <w:del w:id="5433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34" w:author="loony bin" w:date="2020-11-15T12:26:00Z">
        <w:del w:id="5435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36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&lt;/html&gt;</w:delText>
          </w:r>
        </w:del>
      </w:ins>
    </w:p>
    <w:p w14:paraId="21600889" w14:textId="31F70E20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37" w:author="loony bin" w:date="2020-11-15T12:26:00Z"/>
          <w:del w:id="5438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39" w:author="loony bin" w:date="2020-11-25T21:13:00Z">
            <w:rPr>
              <w:ins w:id="5440" w:author="loony bin" w:date="2020-11-15T12:26:00Z"/>
              <w:del w:id="5441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42" w:author="loony bin" w:date="2020-11-15T12:26:00Z">
        <w:del w:id="5443" w:author="joël iselin" w:date="2020-11-15T12:32:00Z">
          <w:r w:rsidRPr="004A1948" w:rsidDel="001E5F55">
            <w:rPr>
              <w:rFonts w:ascii="Consolas" w:hAnsi="Consolas" w:cs="Times New Roman"/>
              <w:color w:val="CE9178"/>
              <w:sz w:val="21"/>
              <w:szCs w:val="21"/>
              <w:lang w:val="en-GB"/>
              <w:rPrChange w:id="5444" w:author="loony bin" w:date="2020-11-25T21:13:00Z">
                <w:rPr>
                  <w:rFonts w:ascii="Consolas" w:hAnsi="Consolas" w:cs="Times New Roman"/>
                  <w:color w:val="CE9178"/>
                  <w:sz w:val="21"/>
                  <w:szCs w:val="21"/>
                </w:rPr>
              </w:rPrChange>
            </w:rPr>
            <w:delText>"@</w:delText>
          </w:r>
        </w:del>
      </w:ins>
    </w:p>
    <w:p w14:paraId="7C3428F0" w14:textId="6DE5B997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45" w:author="loony bin" w:date="2020-11-15T12:26:00Z"/>
          <w:del w:id="5446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47" w:author="loony bin" w:date="2020-11-25T21:13:00Z">
            <w:rPr>
              <w:ins w:id="5448" w:author="loony bin" w:date="2020-11-15T12:26:00Z"/>
              <w:del w:id="5449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78136FBA" w14:textId="28E3339B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50" w:author="loony bin" w:date="2020-11-15T12:26:00Z"/>
          <w:del w:id="5451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52" w:author="loony bin" w:date="2020-11-25T21:13:00Z">
            <w:rPr>
              <w:ins w:id="5453" w:author="loony bin" w:date="2020-11-15T12:26:00Z"/>
              <w:del w:id="5454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55" w:author="loony bin" w:date="2020-11-15T12:26:00Z">
        <w:del w:id="5456" w:author="joël iselin" w:date="2020-11-15T12:32:00Z">
          <w:r w:rsidRPr="004A1948" w:rsidDel="001E5F55">
            <w:rPr>
              <w:rFonts w:ascii="Consolas" w:hAnsi="Consolas" w:cs="Times New Roman"/>
              <w:color w:val="6A9955"/>
              <w:sz w:val="21"/>
              <w:szCs w:val="21"/>
              <w:lang w:val="en-GB"/>
              <w:rPrChange w:id="5457" w:author="loony bin" w:date="2020-11-25T21:13:00Z">
                <w:rPr>
                  <w:rFonts w:ascii="Consolas" w:hAnsi="Consolas" w:cs="Times New Roman"/>
                  <w:color w:val="6A9955"/>
                  <w:sz w:val="21"/>
                  <w:szCs w:val="21"/>
                </w:rPr>
              </w:rPrChange>
            </w:rPr>
            <w:delText># Create html file with all the above informations</w:delText>
          </w:r>
        </w:del>
      </w:ins>
    </w:p>
    <w:p w14:paraId="1CB22C2E" w14:textId="5674E5C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58" w:author="loony bin" w:date="2020-11-15T12:26:00Z"/>
          <w:del w:id="5459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60" w:author="loony bin" w:date="2020-11-25T21:13:00Z">
            <w:rPr>
              <w:ins w:id="5461" w:author="loony bin" w:date="2020-11-15T12:26:00Z"/>
              <w:del w:id="5462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  <w:ins w:id="5463" w:author="loony bin" w:date="2020-11-15T12:26:00Z">
        <w:del w:id="5464" w:author="joël iselin" w:date="2020-11-15T12:32:00Z"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5465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$Chart</w:delText>
          </w:r>
          <w:r w:rsidRPr="004A1948" w:rsidDel="001E5F55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5466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| </w:delText>
          </w:r>
          <w:r w:rsidRPr="004A1948" w:rsidDel="001E5F55">
            <w:rPr>
              <w:rFonts w:ascii="Consolas" w:hAnsi="Consolas" w:cs="Times New Roman"/>
              <w:color w:val="DCDCAA"/>
              <w:sz w:val="21"/>
              <w:szCs w:val="21"/>
              <w:lang w:val="en-GB"/>
              <w:rPrChange w:id="5467" w:author="loony bin" w:date="2020-11-25T21:13:00Z">
                <w:rPr>
                  <w:rFonts w:ascii="Consolas" w:hAnsi="Consolas" w:cs="Times New Roman"/>
                  <w:color w:val="DCDCAA"/>
                  <w:sz w:val="21"/>
                  <w:szCs w:val="21"/>
                </w:rPr>
              </w:rPrChange>
            </w:rPr>
            <w:delText>Out-File</w:delText>
          </w:r>
          <w:r w:rsidRPr="004A1948" w:rsidDel="001E5F55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5468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 xml:space="preserve"> -FilePath </w:delText>
          </w:r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5469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$</w:delText>
          </w:r>
          <w:r w:rsidRPr="004A1948" w:rsidDel="001E5F55">
            <w:rPr>
              <w:rFonts w:ascii="Consolas" w:hAnsi="Consolas" w:cs="Times New Roman"/>
              <w:color w:val="569CD6"/>
              <w:sz w:val="21"/>
              <w:szCs w:val="21"/>
              <w:lang w:val="en-GB"/>
              <w:rPrChange w:id="5470" w:author="loony bin" w:date="2020-11-25T21:13:00Z">
                <w:rPr>
                  <w:rFonts w:ascii="Consolas" w:hAnsi="Consolas" w:cs="Times New Roman"/>
                  <w:color w:val="569CD6"/>
                  <w:sz w:val="21"/>
                  <w:szCs w:val="21"/>
                </w:rPr>
              </w:rPrChange>
            </w:rPr>
            <w:delText>Global</w:delText>
          </w:r>
          <w:r w:rsidRPr="004A1948" w:rsidDel="001E5F55">
            <w:rPr>
              <w:rFonts w:ascii="Consolas" w:hAnsi="Consolas" w:cs="Times New Roman"/>
              <w:color w:val="9CDCFE"/>
              <w:sz w:val="21"/>
              <w:szCs w:val="21"/>
              <w:lang w:val="en-GB"/>
              <w:rPrChange w:id="5471" w:author="loony bin" w:date="2020-11-25T21:13:00Z">
                <w:rPr>
                  <w:rFonts w:ascii="Consolas" w:hAnsi="Consolas" w:cs="Times New Roman"/>
                  <w:color w:val="9CDCFE"/>
                  <w:sz w:val="21"/>
                  <w:szCs w:val="21"/>
                </w:rPr>
              </w:rPrChange>
            </w:rPr>
            <w:delText>:AllChartsPath</w:delText>
          </w:r>
          <w:r w:rsidRPr="004A1948" w:rsidDel="001E5F55">
            <w:rPr>
              <w:rFonts w:ascii="Consolas" w:hAnsi="Consolas" w:cs="Times New Roman"/>
              <w:color w:val="D4D4D4"/>
              <w:sz w:val="21"/>
              <w:szCs w:val="21"/>
              <w:lang w:val="en-GB"/>
              <w:rPrChange w:id="5472" w:author="loony bin" w:date="2020-11-25T21:13:00Z">
                <w:rPr>
                  <w:rFonts w:ascii="Consolas" w:hAnsi="Consolas" w:cs="Times New Roman"/>
                  <w:color w:val="D4D4D4"/>
                  <w:sz w:val="21"/>
                  <w:szCs w:val="21"/>
                </w:rPr>
              </w:rPrChange>
            </w:rPr>
            <w:delText>\HtmlCharts\Line.html</w:delText>
          </w:r>
        </w:del>
      </w:ins>
    </w:p>
    <w:p w14:paraId="7A55B30E" w14:textId="5D9EF3E1" w:rsidR="00411DA3" w:rsidRPr="004A1948" w:rsidDel="001E5F55" w:rsidRDefault="00411DA3" w:rsidP="00411DA3">
      <w:pPr>
        <w:shd w:val="clear" w:color="auto" w:fill="1E1E1E"/>
        <w:autoSpaceDE/>
        <w:autoSpaceDN/>
        <w:adjustRightInd/>
        <w:spacing w:after="0" w:line="285" w:lineRule="atLeast"/>
        <w:ind w:left="0" w:right="0"/>
        <w:contextualSpacing w:val="0"/>
        <w:jc w:val="left"/>
        <w:rPr>
          <w:ins w:id="5473" w:author="loony bin" w:date="2020-11-15T12:26:00Z"/>
          <w:del w:id="5474" w:author="joël iselin" w:date="2020-11-15T12:32:00Z"/>
          <w:rFonts w:ascii="Consolas" w:hAnsi="Consolas" w:cs="Times New Roman"/>
          <w:color w:val="D4D4D4"/>
          <w:sz w:val="21"/>
          <w:szCs w:val="21"/>
          <w:lang w:val="en-GB"/>
          <w:rPrChange w:id="5475" w:author="loony bin" w:date="2020-11-25T21:13:00Z">
            <w:rPr>
              <w:ins w:id="5476" w:author="loony bin" w:date="2020-11-15T12:26:00Z"/>
              <w:del w:id="5477" w:author="joël iselin" w:date="2020-11-15T12:32:00Z"/>
              <w:rFonts w:ascii="Consolas" w:hAnsi="Consolas" w:cs="Times New Roman"/>
              <w:color w:val="D4D4D4"/>
              <w:sz w:val="21"/>
              <w:szCs w:val="21"/>
            </w:rPr>
          </w:rPrChange>
        </w:rPr>
      </w:pPr>
    </w:p>
    <w:p w14:paraId="27AE19FE" w14:textId="77777777" w:rsidR="00411DA3" w:rsidRPr="00411DA3" w:rsidRDefault="00411DA3">
      <w:pPr>
        <w:rPr>
          <w:lang w:val="en-GB"/>
          <w:rPrChange w:id="5478" w:author="loony bin" w:date="2020-11-15T12:26:00Z">
            <w:rPr>
              <w:shd w:val="clear" w:color="auto" w:fill="F8FAFC"/>
              <w:lang w:eastAsia="de-DE"/>
            </w:rPr>
          </w:rPrChange>
        </w:rPr>
      </w:pPr>
    </w:p>
    <w:p w14:paraId="3A887F0E" w14:textId="63BC6015" w:rsidR="0078462C" w:rsidRPr="00411DA3" w:rsidDel="00CB10EC" w:rsidRDefault="0078462C">
      <w:pPr>
        <w:rPr>
          <w:del w:id="5479" w:author="- michi -" w:date="2020-11-14T20:27:00Z"/>
          <w:lang w:val="en-GB"/>
          <w:rPrChange w:id="5480" w:author="- michi -" w:date="2020-11-14T20:36:00Z">
            <w:rPr>
              <w:del w:id="5481" w:author="- michi -" w:date="2020-11-14T20:27:00Z"/>
              <w:shd w:val="clear" w:color="auto" w:fill="F8FAFC"/>
              <w:lang w:eastAsia="de-DE"/>
            </w:rPr>
          </w:rPrChange>
        </w:rPr>
      </w:pPr>
    </w:p>
    <w:p w14:paraId="217F13FB" w14:textId="63A89EA9" w:rsidR="0078462C" w:rsidRPr="00411DA3" w:rsidDel="00CB10EC" w:rsidRDefault="00826AA0">
      <w:pPr>
        <w:rPr>
          <w:del w:id="5482" w:author="- michi -" w:date="2020-11-14T20:27:00Z"/>
          <w:color w:val="212529"/>
          <w:szCs w:val="22"/>
          <w:shd w:val="clear" w:color="auto" w:fill="F8FAFC"/>
          <w:lang w:val="en-GB" w:eastAsia="de-DE"/>
          <w:rPrChange w:id="5483" w:author="loony bin" w:date="2020-11-15T12:27:00Z">
            <w:rPr>
              <w:del w:id="5484" w:author="- michi -" w:date="2020-11-14T20:27:00Z"/>
              <w:color w:val="212529"/>
              <w:szCs w:val="22"/>
              <w:shd w:val="clear" w:color="auto" w:fill="F8FAFC"/>
              <w:lang w:eastAsia="de-DE"/>
            </w:rPr>
          </w:rPrChange>
        </w:rPr>
      </w:pPr>
      <w:del w:id="5485" w:author="- michi -" w:date="2020-11-14T20:27:00Z">
        <w:r w:rsidRPr="001E5F55" w:rsidDel="00CB10EC">
          <w:fldChar w:fldCharType="begin"/>
        </w:r>
        <w:r w:rsidRPr="00411DA3" w:rsidDel="00CB10EC">
          <w:rPr>
            <w:lang w:val="en-GB"/>
            <w:rPrChange w:id="5486" w:author="loony bin" w:date="2020-11-15T12:27:00Z">
              <w:rPr/>
            </w:rPrChange>
          </w:rPr>
          <w:delInstrText xml:space="preserve"> HYPERLINK "https://www.script-example.com/powershell-wpf-gui" </w:delInstrText>
        </w:r>
        <w:r w:rsidRPr="001E5F55" w:rsidDel="00CB10EC">
          <w:rPr>
            <w:rPrChange w:id="5487" w:author="- michi -" w:date="2020-11-14T20:36:00Z">
              <w:rPr>
                <w:rStyle w:val="Hyperlink"/>
                <w:szCs w:val="22"/>
                <w:shd w:val="clear" w:color="auto" w:fill="F8FAFC"/>
                <w:lang w:eastAsia="de-DE"/>
              </w:rPr>
            </w:rPrChange>
          </w:rPr>
          <w:fldChar w:fldCharType="separate"/>
        </w:r>
        <w:r w:rsidR="0078462C" w:rsidRPr="00411DA3" w:rsidDel="00CB10EC">
          <w:rPr>
            <w:rStyle w:val="Hyperlink"/>
            <w:szCs w:val="22"/>
            <w:shd w:val="clear" w:color="auto" w:fill="F8FAFC"/>
            <w:lang w:val="en-GB" w:eastAsia="de-DE"/>
            <w:rPrChange w:id="5488" w:author="loony bin" w:date="2020-11-15T12:27:00Z">
              <w:rPr>
                <w:rStyle w:val="Hyperlink"/>
                <w:szCs w:val="22"/>
                <w:shd w:val="clear" w:color="auto" w:fill="F8FAFC"/>
                <w:lang w:eastAsia="de-DE"/>
              </w:rPr>
            </w:rPrChange>
          </w:rPr>
          <w:delText>https://www.script-example.com/</w:delText>
        </w:r>
        <w:r w:rsidR="00E906BD" w:rsidRPr="00411DA3" w:rsidDel="00CB10EC">
          <w:rPr>
            <w:rStyle w:val="Hyperlink"/>
            <w:szCs w:val="22"/>
            <w:shd w:val="clear" w:color="auto" w:fill="F8FAFC"/>
            <w:lang w:val="en-GB" w:eastAsia="de-DE"/>
            <w:rPrChange w:id="5489" w:author="loony bin" w:date="2020-11-15T12:27:00Z">
              <w:rPr>
                <w:rStyle w:val="Hyperlink"/>
                <w:szCs w:val="22"/>
                <w:shd w:val="clear" w:color="auto" w:fill="F8FAFC"/>
                <w:lang w:eastAsia="de-DE"/>
              </w:rPr>
            </w:rPrChange>
          </w:rPr>
          <w:delText>PowerShell</w:delText>
        </w:r>
        <w:r w:rsidR="0078462C" w:rsidRPr="00411DA3" w:rsidDel="00CB10EC">
          <w:rPr>
            <w:rStyle w:val="Hyperlink"/>
            <w:szCs w:val="22"/>
            <w:shd w:val="clear" w:color="auto" w:fill="F8FAFC"/>
            <w:lang w:val="en-GB" w:eastAsia="de-DE"/>
            <w:rPrChange w:id="5490" w:author="loony bin" w:date="2020-11-15T12:27:00Z">
              <w:rPr>
                <w:rStyle w:val="Hyperlink"/>
                <w:szCs w:val="22"/>
                <w:shd w:val="clear" w:color="auto" w:fill="F8FAFC"/>
                <w:lang w:eastAsia="de-DE"/>
              </w:rPr>
            </w:rPrChange>
          </w:rPr>
          <w:delText>-wpf-gui</w:delText>
        </w:r>
        <w:r w:rsidRPr="001E5F55" w:rsidDel="00CB10EC">
          <w:rPr>
            <w:rStyle w:val="Hyperlink"/>
            <w:szCs w:val="22"/>
            <w:shd w:val="clear" w:color="auto" w:fill="F8FAFC"/>
            <w:lang w:eastAsia="de-DE"/>
          </w:rPr>
          <w:fldChar w:fldCharType="end"/>
        </w:r>
      </w:del>
    </w:p>
    <w:p w14:paraId="232E3A22" w14:textId="56DBAB6F" w:rsidR="0078462C" w:rsidRPr="00411DA3" w:rsidDel="00CB10EC" w:rsidRDefault="0078462C">
      <w:pPr>
        <w:rPr>
          <w:del w:id="5491" w:author="- michi -" w:date="2020-11-14T20:27:00Z"/>
          <w:shd w:val="clear" w:color="auto" w:fill="F8FAFC"/>
          <w:lang w:val="en-GB" w:eastAsia="de-DE"/>
          <w:rPrChange w:id="5492" w:author="loony bin" w:date="2020-11-15T12:27:00Z">
            <w:rPr>
              <w:del w:id="5493" w:author="- michi -" w:date="2020-11-14T20:27:00Z"/>
              <w:shd w:val="clear" w:color="auto" w:fill="F8FAFC"/>
              <w:lang w:eastAsia="de-DE"/>
            </w:rPr>
          </w:rPrChange>
        </w:rPr>
      </w:pPr>
    </w:p>
    <w:p w14:paraId="3F78FBCD" w14:textId="4C8A0DAB" w:rsidR="0078462C" w:rsidRPr="00411DA3" w:rsidDel="00CB10EC" w:rsidRDefault="00963D8B">
      <w:pPr>
        <w:rPr>
          <w:del w:id="5494" w:author="- michi -" w:date="2020-11-14T20:27:00Z"/>
          <w:lang w:val="en-GB" w:eastAsia="de-DE"/>
          <w:rPrChange w:id="5495" w:author="loony bin" w:date="2020-11-15T12:27:00Z">
            <w:rPr>
              <w:del w:id="5496" w:author="- michi -" w:date="2020-11-14T20:27:00Z"/>
              <w:lang w:eastAsia="de-DE"/>
            </w:rPr>
          </w:rPrChange>
        </w:rPr>
      </w:pPr>
      <w:del w:id="5497" w:author="- michi -" w:date="2020-11-14T20:27:00Z">
        <w:r w:rsidRPr="00411DA3" w:rsidDel="00CB10EC">
          <w:rPr>
            <w:highlight w:val="yellow"/>
            <w:lang w:val="en-GB" w:eastAsia="de-DE"/>
            <w:rPrChange w:id="5498" w:author="loony bin" w:date="2020-11-15T12:27:00Z">
              <w:rPr>
                <w:highlight w:val="yellow"/>
                <w:lang w:eastAsia="de-DE"/>
              </w:rPr>
            </w:rPrChange>
          </w:rPr>
          <w:delText>Möglichkeiten Mit WPF und Powershell</w:delText>
        </w:r>
      </w:del>
    </w:p>
    <w:p w14:paraId="1F60ABF6" w14:textId="77777777" w:rsidR="0078462C" w:rsidRPr="00411DA3" w:rsidRDefault="0078462C">
      <w:pPr>
        <w:rPr>
          <w:lang w:val="en-GB"/>
          <w:rPrChange w:id="5499" w:author="loony bin" w:date="2020-11-15T12:27:00Z">
            <w:rPr/>
          </w:rPrChange>
        </w:rPr>
      </w:pPr>
      <w:r w:rsidRPr="00411DA3">
        <w:rPr>
          <w:lang w:val="en-GB"/>
          <w:rPrChange w:id="5500" w:author="loony bin" w:date="2020-11-15T12:27:00Z">
            <w:rPr/>
          </w:rPrChange>
        </w:rPr>
        <w:br w:type="page"/>
      </w:r>
    </w:p>
    <w:p w14:paraId="5AB1B097" w14:textId="77777777" w:rsidR="0078462C" w:rsidRPr="00595500" w:rsidRDefault="0078462C">
      <w:pPr>
        <w:pStyle w:val="Heading1"/>
        <w:pPrChange w:id="5501" w:author="- michi -" w:date="2020-11-14T21:10:00Z">
          <w:pPr/>
        </w:pPrChange>
      </w:pPr>
      <w:bookmarkStart w:id="5502" w:name="_Toc56280985"/>
      <w:proofErr w:type="spellStart"/>
      <w:r w:rsidRPr="00595500">
        <w:lastRenderedPageBreak/>
        <w:t>Schlusswort</w:t>
      </w:r>
      <w:bookmarkEnd w:id="5502"/>
      <w:proofErr w:type="spellEnd"/>
    </w:p>
    <w:p w14:paraId="4D11B96A" w14:textId="67A13724" w:rsidR="00F33377" w:rsidRPr="001E5F55" w:rsidDel="00D23153" w:rsidRDefault="00F33377">
      <w:pPr>
        <w:rPr>
          <w:ins w:id="5503" w:author="- michi -" w:date="2020-11-14T20:08:00Z"/>
          <w:del w:id="5504" w:author="joël iselin" w:date="2020-11-15T10:52:00Z"/>
        </w:rPr>
        <w:pPrChange w:id="5505" w:author="- michi -" w:date="2020-11-14T21:10:00Z">
          <w:pPr>
            <w:pStyle w:val="Heading1"/>
          </w:pPr>
        </w:pPrChange>
      </w:pPr>
    </w:p>
    <w:p w14:paraId="41A0D77F" w14:textId="1B5E5AAF" w:rsidR="00D35980" w:rsidRDefault="009972DC">
      <w:pPr>
        <w:rPr>
          <w:ins w:id="5506" w:author="- michi -" w:date="2020-11-14T20:39:00Z"/>
        </w:rPr>
      </w:pPr>
      <w:ins w:id="5507" w:author="- michi -" w:date="2020-11-14T20:37:00Z">
        <w:r>
          <w:t>Die</w:t>
        </w:r>
        <w:del w:id="5508" w:author="loony bin" w:date="2020-11-15T12:23:00Z">
          <w:r>
            <w:delText xml:space="preserve"> </w:delText>
          </w:r>
        </w:del>
      </w:ins>
      <w:ins w:id="5509" w:author="loony bin" w:date="2020-11-15T12:26:00Z">
        <w:r w:rsidR="00411DA3">
          <w:t xml:space="preserve"> </w:t>
        </w:r>
      </w:ins>
      <w:ins w:id="5510" w:author="- michi -" w:date="2020-11-14T20:37:00Z">
        <w:r>
          <w:t>Auseinandersetzung</w:t>
        </w:r>
        <w:del w:id="5511" w:author="loony bin" w:date="2020-11-15T12:23:00Z">
          <w:r>
            <w:delText xml:space="preserve"> </w:delText>
          </w:r>
        </w:del>
      </w:ins>
      <w:ins w:id="5512" w:author="loony bin" w:date="2020-11-15T12:26:00Z">
        <w:r w:rsidR="00411DA3">
          <w:t xml:space="preserve"> </w:t>
        </w:r>
      </w:ins>
      <w:ins w:id="5513" w:author="- michi -" w:date="2020-11-14T20:37:00Z">
        <w:r>
          <w:t>mit</w:t>
        </w:r>
        <w:del w:id="5514" w:author="loony bin" w:date="2020-11-15T12:23:00Z">
          <w:r>
            <w:delText xml:space="preserve"> </w:delText>
          </w:r>
        </w:del>
      </w:ins>
      <w:ins w:id="5515" w:author="loony bin" w:date="2020-11-15T12:26:00Z">
        <w:r w:rsidR="00411DA3">
          <w:t xml:space="preserve"> </w:t>
        </w:r>
      </w:ins>
      <w:ins w:id="5516" w:author="- michi -" w:date="2020-11-14T20:37:00Z">
        <w:r>
          <w:t>dem</w:t>
        </w:r>
        <w:del w:id="5517" w:author="loony bin" w:date="2020-11-15T12:23:00Z">
          <w:r>
            <w:delText xml:space="preserve"> </w:delText>
          </w:r>
        </w:del>
      </w:ins>
      <w:ins w:id="5518" w:author="loony bin" w:date="2020-11-15T12:26:00Z">
        <w:r w:rsidR="00411DA3">
          <w:t xml:space="preserve"> </w:t>
        </w:r>
      </w:ins>
      <w:ins w:id="5519" w:author="- michi -" w:date="2020-11-14T20:37:00Z">
        <w:r>
          <w:t>Thema</w:t>
        </w:r>
        <w:del w:id="5520" w:author="loony bin" w:date="2020-11-15T12:23:00Z">
          <w:r>
            <w:delText xml:space="preserve"> </w:delText>
          </w:r>
        </w:del>
      </w:ins>
      <w:ins w:id="5521" w:author="loony bin" w:date="2020-11-15T12:26:00Z">
        <w:r w:rsidR="00411DA3">
          <w:t xml:space="preserve"> </w:t>
        </w:r>
      </w:ins>
      <w:ins w:id="5522" w:author="- michi -" w:date="2020-11-14T20:37:00Z">
        <w:r>
          <w:t>war</w:t>
        </w:r>
        <w:del w:id="5523" w:author="loony bin" w:date="2020-11-15T12:23:00Z">
          <w:r>
            <w:delText xml:space="preserve"> </w:delText>
          </w:r>
        </w:del>
      </w:ins>
      <w:ins w:id="5524" w:author="loony bin" w:date="2020-11-15T12:26:00Z">
        <w:r w:rsidR="00411DA3">
          <w:t xml:space="preserve"> </w:t>
        </w:r>
      </w:ins>
      <w:ins w:id="5525" w:author="- michi -" w:date="2020-11-14T20:37:00Z">
        <w:r>
          <w:t>spannend</w:t>
        </w:r>
        <w:del w:id="5526" w:author="loony bin" w:date="2020-11-15T12:23:00Z">
          <w:r>
            <w:delText xml:space="preserve"> </w:delText>
          </w:r>
        </w:del>
      </w:ins>
      <w:ins w:id="5527" w:author="loony bin" w:date="2020-11-15T12:26:00Z">
        <w:r w:rsidR="00411DA3">
          <w:t xml:space="preserve"> </w:t>
        </w:r>
      </w:ins>
      <w:ins w:id="5528" w:author="- michi -" w:date="2020-11-14T20:37:00Z">
        <w:r>
          <w:t>und</w:t>
        </w:r>
        <w:del w:id="5529" w:author="loony bin" w:date="2020-11-15T12:23:00Z">
          <w:r>
            <w:delText xml:space="preserve"> </w:delText>
          </w:r>
        </w:del>
      </w:ins>
      <w:ins w:id="5530" w:author="loony bin" w:date="2020-11-15T12:26:00Z">
        <w:r w:rsidR="00411DA3">
          <w:t xml:space="preserve"> </w:t>
        </w:r>
      </w:ins>
      <w:ins w:id="5531" w:author="- michi -" w:date="2020-11-14T20:37:00Z">
        <w:r>
          <w:t>lehrreich.</w:t>
        </w:r>
        <w:del w:id="5532" w:author="loony bin" w:date="2020-11-15T12:23:00Z">
          <w:r>
            <w:delText xml:space="preserve"> </w:delText>
          </w:r>
        </w:del>
      </w:ins>
      <w:ins w:id="5533" w:author="loony bin" w:date="2020-11-15T12:26:00Z">
        <w:r w:rsidR="00411DA3">
          <w:t xml:space="preserve"> </w:t>
        </w:r>
      </w:ins>
      <w:ins w:id="5534" w:author="- michi -" w:date="2020-11-14T20:37:00Z">
        <w:r>
          <w:t>Das</w:t>
        </w:r>
        <w:del w:id="5535" w:author="loony bin" w:date="2020-11-15T12:23:00Z">
          <w:r>
            <w:delText xml:space="preserve"> </w:delText>
          </w:r>
        </w:del>
      </w:ins>
      <w:ins w:id="5536" w:author="loony bin" w:date="2020-11-15T12:26:00Z">
        <w:r w:rsidR="00411DA3">
          <w:t xml:space="preserve"> </w:t>
        </w:r>
      </w:ins>
      <w:ins w:id="5537" w:author="- michi -" w:date="2020-11-14T20:38:00Z">
        <w:r w:rsidR="00F063D8">
          <w:t>E</w:t>
        </w:r>
      </w:ins>
      <w:ins w:id="5538" w:author="- michi -" w:date="2020-11-14T20:37:00Z">
        <w:r>
          <w:t>rstellen</w:t>
        </w:r>
        <w:del w:id="5539" w:author="loony bin" w:date="2020-11-15T12:23:00Z">
          <w:r>
            <w:delText xml:space="preserve"> </w:delText>
          </w:r>
        </w:del>
      </w:ins>
      <w:ins w:id="5540" w:author="loony bin" w:date="2020-11-15T12:26:00Z">
        <w:r w:rsidR="00411DA3">
          <w:t xml:space="preserve"> </w:t>
        </w:r>
      </w:ins>
      <w:ins w:id="5541" w:author="- michi -" w:date="2020-11-14T20:37:00Z">
        <w:r>
          <w:t>des</w:t>
        </w:r>
        <w:del w:id="5542" w:author="loony bin" w:date="2020-11-15T12:23:00Z">
          <w:r>
            <w:delText xml:space="preserve"> </w:delText>
          </w:r>
        </w:del>
      </w:ins>
      <w:ins w:id="5543" w:author="loony bin" w:date="2020-11-15T12:26:00Z">
        <w:r w:rsidR="00411DA3">
          <w:t xml:space="preserve"> </w:t>
        </w:r>
      </w:ins>
      <w:ins w:id="5544" w:author="- michi -" w:date="2020-11-14T20:37:00Z">
        <w:r>
          <w:t>GUIs</w:t>
        </w:r>
        <w:del w:id="5545" w:author="loony bin" w:date="2020-11-15T12:23:00Z">
          <w:r>
            <w:delText xml:space="preserve"> </w:delText>
          </w:r>
        </w:del>
      </w:ins>
      <w:ins w:id="5546" w:author="loony bin" w:date="2020-11-15T12:26:00Z">
        <w:r w:rsidR="00411DA3">
          <w:t xml:space="preserve"> </w:t>
        </w:r>
      </w:ins>
      <w:ins w:id="5547" w:author="- michi -" w:date="2020-11-14T20:37:00Z">
        <w:r>
          <w:t>ging</w:t>
        </w:r>
        <w:del w:id="5548" w:author="loony bin" w:date="2020-11-15T12:23:00Z">
          <w:r>
            <w:delText xml:space="preserve"> </w:delText>
          </w:r>
        </w:del>
      </w:ins>
      <w:ins w:id="5549" w:author="loony bin" w:date="2020-11-15T12:26:00Z">
        <w:r w:rsidR="00411DA3">
          <w:t xml:space="preserve"> </w:t>
        </w:r>
      </w:ins>
      <w:ins w:id="5550" w:author="- michi -" w:date="2020-11-14T20:37:00Z">
        <w:r>
          <w:t>anfänglich</w:t>
        </w:r>
        <w:del w:id="5551" w:author="loony bin" w:date="2020-11-15T12:23:00Z">
          <w:r>
            <w:delText xml:space="preserve"> </w:delText>
          </w:r>
        </w:del>
      </w:ins>
      <w:ins w:id="5552" w:author="loony bin" w:date="2020-11-15T12:26:00Z">
        <w:r w:rsidR="00411DA3">
          <w:t xml:space="preserve"> </w:t>
        </w:r>
      </w:ins>
      <w:ins w:id="5553" w:author="- michi -" w:date="2020-11-14T20:37:00Z">
        <w:r>
          <w:t>erstaunlich</w:t>
        </w:r>
        <w:del w:id="5554" w:author="loony bin" w:date="2020-11-15T12:23:00Z">
          <w:r>
            <w:delText xml:space="preserve"> </w:delText>
          </w:r>
        </w:del>
      </w:ins>
      <w:ins w:id="5555" w:author="loony bin" w:date="2020-11-15T12:26:00Z">
        <w:r w:rsidR="00411DA3">
          <w:t xml:space="preserve"> </w:t>
        </w:r>
      </w:ins>
      <w:ins w:id="5556" w:author="- michi -" w:date="2020-11-14T20:37:00Z">
        <w:r>
          <w:t>leicht</w:t>
        </w:r>
        <w:r w:rsidR="00F063D8">
          <w:t>,</w:t>
        </w:r>
        <w:del w:id="5557" w:author="loony bin" w:date="2020-11-15T12:23:00Z">
          <w:r w:rsidR="00F063D8">
            <w:delText xml:space="preserve"> </w:delText>
          </w:r>
        </w:del>
      </w:ins>
      <w:ins w:id="5558" w:author="loony bin" w:date="2020-11-15T12:26:00Z">
        <w:r w:rsidR="00411DA3">
          <w:t xml:space="preserve"> </w:t>
        </w:r>
      </w:ins>
      <w:ins w:id="5559" w:author="- michi -" w:date="2020-11-14T20:37:00Z">
        <w:r w:rsidR="00F063D8">
          <w:t>bis</w:t>
        </w:r>
        <w:del w:id="5560" w:author="loony bin" w:date="2020-11-15T12:23:00Z">
          <w:r w:rsidR="00F063D8">
            <w:delText xml:space="preserve"> </w:delText>
          </w:r>
        </w:del>
      </w:ins>
      <w:ins w:id="5561" w:author="loony bin" w:date="2020-11-15T12:26:00Z">
        <w:r w:rsidR="00411DA3">
          <w:t xml:space="preserve"> </w:t>
        </w:r>
      </w:ins>
      <w:ins w:id="5562" w:author="- michi -" w:date="2020-11-14T20:37:00Z">
        <w:r w:rsidR="00F063D8">
          <w:t>dann</w:t>
        </w:r>
        <w:del w:id="5563" w:author="loony bin" w:date="2020-11-15T12:23:00Z">
          <w:r w:rsidR="00F063D8">
            <w:delText xml:space="preserve"> </w:delText>
          </w:r>
        </w:del>
      </w:ins>
      <w:ins w:id="5564" w:author="loony bin" w:date="2020-11-15T12:26:00Z">
        <w:r w:rsidR="00411DA3">
          <w:t xml:space="preserve"> </w:t>
        </w:r>
      </w:ins>
      <w:ins w:id="5565" w:author="- michi -" w:date="2020-11-14T20:38:00Z">
        <w:r w:rsidR="00F063D8">
          <w:t>alles</w:t>
        </w:r>
        <w:del w:id="5566" w:author="loony bin" w:date="2020-11-15T12:23:00Z">
          <w:r w:rsidR="00F063D8">
            <w:delText xml:space="preserve"> </w:delText>
          </w:r>
        </w:del>
      </w:ins>
      <w:ins w:id="5567" w:author="loony bin" w:date="2020-11-15T12:26:00Z">
        <w:r w:rsidR="00411DA3">
          <w:t xml:space="preserve"> </w:t>
        </w:r>
      </w:ins>
      <w:ins w:id="5568" w:author="- michi -" w:date="2020-11-14T20:38:00Z">
        <w:r w:rsidR="00F063D8">
          <w:t>genau</w:t>
        </w:r>
        <w:del w:id="5569" w:author="loony bin" w:date="2020-11-15T12:23:00Z">
          <w:r w:rsidR="00F063D8">
            <w:delText xml:space="preserve"> </w:delText>
          </w:r>
        </w:del>
      </w:ins>
      <w:ins w:id="5570" w:author="loony bin" w:date="2020-11-15T12:26:00Z">
        <w:r w:rsidR="00411DA3">
          <w:t xml:space="preserve"> </w:t>
        </w:r>
      </w:ins>
      <w:ins w:id="5571" w:author="- michi -" w:date="2020-11-14T20:38:00Z">
        <w:r w:rsidR="00F063D8">
          <w:t>so</w:t>
        </w:r>
        <w:del w:id="5572" w:author="loony bin" w:date="2020-11-15T12:23:00Z">
          <w:r w:rsidR="00F063D8">
            <w:delText xml:space="preserve"> </w:delText>
          </w:r>
        </w:del>
      </w:ins>
      <w:ins w:id="5573" w:author="loony bin" w:date="2020-11-15T12:26:00Z">
        <w:r w:rsidR="00411DA3">
          <w:t xml:space="preserve"> </w:t>
        </w:r>
      </w:ins>
      <w:ins w:id="5574" w:author="- michi -" w:date="2020-11-14T20:38:00Z">
        <w:r w:rsidR="00F063D8">
          <w:t>lief</w:t>
        </w:r>
      </w:ins>
      <w:ins w:id="5575" w:author="- michi -" w:date="2020-11-14T20:39:00Z">
        <w:r w:rsidR="00D35980">
          <w:t>,</w:t>
        </w:r>
      </w:ins>
      <w:ins w:id="5576" w:author="- michi -" w:date="2020-11-14T20:38:00Z">
        <w:del w:id="5577" w:author="loony bin" w:date="2020-11-15T12:23:00Z">
          <w:r w:rsidR="00F063D8">
            <w:delText xml:space="preserve"> </w:delText>
          </w:r>
        </w:del>
      </w:ins>
      <w:ins w:id="5578" w:author="loony bin" w:date="2020-11-15T12:26:00Z">
        <w:r w:rsidR="00411DA3">
          <w:t xml:space="preserve"> </w:t>
        </w:r>
      </w:ins>
      <w:ins w:id="5579" w:author="- michi -" w:date="2020-11-14T20:38:00Z">
        <w:r w:rsidR="00F063D8">
          <w:t>wie</w:t>
        </w:r>
        <w:del w:id="5580" w:author="loony bin" w:date="2020-11-15T12:23:00Z">
          <w:r w:rsidR="00F063D8">
            <w:delText xml:space="preserve"> </w:delText>
          </w:r>
        </w:del>
      </w:ins>
      <w:ins w:id="5581" w:author="loony bin" w:date="2020-11-15T12:26:00Z">
        <w:r w:rsidR="00411DA3">
          <w:t xml:space="preserve"> </w:t>
        </w:r>
      </w:ins>
      <w:ins w:id="5582" w:author="- michi -" w:date="2020-11-14T20:38:00Z">
        <w:r w:rsidR="00F063D8">
          <w:t>es</w:t>
        </w:r>
        <w:del w:id="5583" w:author="loony bin" w:date="2020-11-15T12:23:00Z">
          <w:r w:rsidR="00F063D8">
            <w:delText xml:space="preserve"> </w:delText>
          </w:r>
        </w:del>
      </w:ins>
      <w:ins w:id="5584" w:author="loony bin" w:date="2020-11-15T12:26:00Z">
        <w:r w:rsidR="00411DA3">
          <w:t xml:space="preserve"> </w:t>
        </w:r>
      </w:ins>
      <w:ins w:id="5585" w:author="- michi -" w:date="2020-11-14T20:38:00Z">
        <w:r w:rsidR="00F063D8">
          <w:t>sollte</w:t>
        </w:r>
        <w:del w:id="5586" w:author="loony bin" w:date="2020-11-15T12:23:00Z">
          <w:r w:rsidR="00F063D8">
            <w:delText xml:space="preserve"> </w:delText>
          </w:r>
        </w:del>
      </w:ins>
      <w:ins w:id="5587" w:author="loony bin" w:date="2020-11-15T12:26:00Z">
        <w:r w:rsidR="00411DA3">
          <w:t xml:space="preserve"> </w:t>
        </w:r>
      </w:ins>
      <w:ins w:id="5588" w:author="- michi -" w:date="2020-11-14T20:38:00Z">
        <w:r w:rsidR="00F063D8">
          <w:t>waren</w:t>
        </w:r>
        <w:del w:id="5589" w:author="loony bin" w:date="2020-11-15T12:23:00Z">
          <w:r w:rsidR="00F063D8">
            <w:delText xml:space="preserve"> </w:delText>
          </w:r>
        </w:del>
      </w:ins>
      <w:ins w:id="5590" w:author="loony bin" w:date="2020-11-15T12:26:00Z">
        <w:r w:rsidR="00411DA3">
          <w:t xml:space="preserve"> </w:t>
        </w:r>
      </w:ins>
      <w:ins w:id="5591" w:author="- michi -" w:date="2020-11-14T20:39:00Z">
        <w:r w:rsidR="00D35980">
          <w:t>dann</w:t>
        </w:r>
        <w:del w:id="5592" w:author="loony bin" w:date="2020-11-15T12:23:00Z">
          <w:r w:rsidR="00D35980">
            <w:delText xml:space="preserve"> </w:delText>
          </w:r>
        </w:del>
      </w:ins>
      <w:ins w:id="5593" w:author="loony bin" w:date="2020-11-15T12:26:00Z">
        <w:r w:rsidR="00411DA3">
          <w:t xml:space="preserve"> </w:t>
        </w:r>
      </w:ins>
      <w:ins w:id="5594" w:author="- michi -" w:date="2020-11-14T20:39:00Z">
        <w:r w:rsidR="00D35980">
          <w:t>aber</w:t>
        </w:r>
        <w:del w:id="5595" w:author="loony bin" w:date="2020-11-15T12:23:00Z">
          <w:r w:rsidR="00D35980">
            <w:delText xml:space="preserve"> </w:delText>
          </w:r>
        </w:del>
      </w:ins>
      <w:ins w:id="5596" w:author="loony bin" w:date="2020-11-15T12:26:00Z">
        <w:r w:rsidR="00411DA3">
          <w:t xml:space="preserve"> </w:t>
        </w:r>
      </w:ins>
      <w:ins w:id="5597" w:author="- michi -" w:date="2020-11-14T20:38:00Z">
        <w:r w:rsidR="00F063D8">
          <w:t>doch</w:t>
        </w:r>
        <w:del w:id="5598" w:author="loony bin" w:date="2020-11-15T12:23:00Z">
          <w:r w:rsidR="00F063D8">
            <w:delText xml:space="preserve"> </w:delText>
          </w:r>
        </w:del>
      </w:ins>
      <w:ins w:id="5599" w:author="loony bin" w:date="2020-11-15T12:26:00Z">
        <w:r w:rsidR="00411DA3">
          <w:t xml:space="preserve"> </w:t>
        </w:r>
      </w:ins>
      <w:ins w:id="5600" w:author="- michi -" w:date="2020-11-14T20:38:00Z">
        <w:r w:rsidR="00F063D8">
          <w:t>viele</w:t>
        </w:r>
        <w:del w:id="5601" w:author="loony bin" w:date="2020-11-15T12:23:00Z">
          <w:r w:rsidR="00F063D8">
            <w:delText xml:space="preserve"> </w:delText>
          </w:r>
        </w:del>
      </w:ins>
      <w:ins w:id="5602" w:author="loony bin" w:date="2020-11-15T12:26:00Z">
        <w:r w:rsidR="00411DA3">
          <w:t xml:space="preserve"> </w:t>
        </w:r>
      </w:ins>
      <w:ins w:id="5603" w:author="- michi -" w:date="2020-11-14T20:38:00Z">
        <w:r w:rsidR="00F063D8">
          <w:t>Stunden</w:t>
        </w:r>
        <w:del w:id="5604" w:author="loony bin" w:date="2020-11-15T12:23:00Z">
          <w:r w:rsidR="00D35980">
            <w:delText xml:space="preserve"> </w:delText>
          </w:r>
        </w:del>
      </w:ins>
      <w:ins w:id="5605" w:author="loony bin" w:date="2020-11-15T12:26:00Z">
        <w:r w:rsidR="00411DA3">
          <w:t xml:space="preserve"> </w:t>
        </w:r>
      </w:ins>
      <w:ins w:id="5606" w:author="- michi -" w:date="2020-11-14T20:38:00Z">
        <w:r w:rsidR="00D35980">
          <w:t>nötig.</w:t>
        </w:r>
      </w:ins>
    </w:p>
    <w:p w14:paraId="2B03A510" w14:textId="4381A75D" w:rsidR="003F5AED" w:rsidRDefault="00740D98">
      <w:pPr>
        <w:rPr>
          <w:ins w:id="5607" w:author="- michi -" w:date="2020-11-14T20:45:00Z"/>
        </w:rPr>
      </w:pPr>
      <w:ins w:id="5608" w:author="- michi -" w:date="2020-11-14T20:41:00Z">
        <w:r>
          <w:t>Skripten</w:t>
        </w:r>
        <w:del w:id="5609" w:author="loony bin" w:date="2020-11-15T12:23:00Z">
          <w:r>
            <w:delText xml:space="preserve"> </w:delText>
          </w:r>
        </w:del>
      </w:ins>
      <w:ins w:id="5610" w:author="loony bin" w:date="2020-11-15T12:26:00Z">
        <w:r w:rsidR="00411DA3">
          <w:t xml:space="preserve"> </w:t>
        </w:r>
      </w:ins>
      <w:ins w:id="5611" w:author="- michi -" w:date="2020-11-14T20:41:00Z">
        <w:r>
          <w:t>mit</w:t>
        </w:r>
        <w:del w:id="5612" w:author="loony bin" w:date="2020-11-15T12:23:00Z">
          <w:r>
            <w:delText xml:space="preserve"> </w:delText>
          </w:r>
        </w:del>
      </w:ins>
      <w:ins w:id="5613" w:author="loony bin" w:date="2020-11-15T12:26:00Z">
        <w:r w:rsidR="00411DA3">
          <w:t xml:space="preserve"> </w:t>
        </w:r>
      </w:ins>
      <w:ins w:id="5614" w:author="- michi -" w:date="2020-11-14T20:41:00Z">
        <w:del w:id="5615" w:author="loony bin" w:date="2020-11-15T10:43:00Z">
          <w:r>
            <w:delText>Powershell</w:delText>
          </w:r>
        </w:del>
      </w:ins>
      <w:proofErr w:type="spellStart"/>
      <w:ins w:id="5616" w:author="loony bin" w:date="2020-11-15T10:43:00Z">
        <w:r w:rsidR="00F74F63">
          <w:t>Powershell</w:t>
        </w:r>
      </w:ins>
      <w:proofErr w:type="spellEnd"/>
      <w:ins w:id="5617" w:author="- michi -" w:date="2020-11-14T20:41:00Z">
        <w:del w:id="5618" w:author="loony bin" w:date="2020-11-15T12:23:00Z">
          <w:r>
            <w:delText xml:space="preserve"> </w:delText>
          </w:r>
        </w:del>
      </w:ins>
      <w:ins w:id="5619" w:author="loony bin" w:date="2020-11-15T12:26:00Z">
        <w:r w:rsidR="00411DA3">
          <w:t xml:space="preserve"> </w:t>
        </w:r>
      </w:ins>
      <w:ins w:id="5620" w:author="- michi -" w:date="2020-11-14T20:41:00Z">
        <w:r>
          <w:t>ist</w:t>
        </w:r>
        <w:del w:id="5621" w:author="loony bin" w:date="2020-11-15T12:23:00Z">
          <w:r>
            <w:delText xml:space="preserve"> </w:delText>
          </w:r>
        </w:del>
      </w:ins>
      <w:ins w:id="5622" w:author="loony bin" w:date="2020-11-15T12:26:00Z">
        <w:r w:rsidR="00411DA3">
          <w:t xml:space="preserve"> </w:t>
        </w:r>
      </w:ins>
      <w:ins w:id="5623" w:author="- michi -" w:date="2020-11-14T20:41:00Z">
        <w:r>
          <w:t>verglichen</w:t>
        </w:r>
        <w:del w:id="5624" w:author="loony bin" w:date="2020-11-15T12:23:00Z">
          <w:r>
            <w:delText xml:space="preserve"> </w:delText>
          </w:r>
        </w:del>
      </w:ins>
      <w:ins w:id="5625" w:author="loony bin" w:date="2020-11-15T12:26:00Z">
        <w:r w:rsidR="00411DA3">
          <w:t xml:space="preserve"> </w:t>
        </w:r>
      </w:ins>
      <w:ins w:id="5626" w:author="- michi -" w:date="2020-11-14T20:41:00Z">
        <w:r>
          <w:t>zum</w:t>
        </w:r>
        <w:del w:id="5627" w:author="loony bin" w:date="2020-11-15T12:23:00Z">
          <w:r>
            <w:delText xml:space="preserve"> </w:delText>
          </w:r>
        </w:del>
      </w:ins>
      <w:ins w:id="5628" w:author="loony bin" w:date="2020-11-15T12:26:00Z">
        <w:r w:rsidR="00411DA3">
          <w:t xml:space="preserve"> </w:t>
        </w:r>
      </w:ins>
      <w:ins w:id="5629" w:author="- michi -" w:date="2020-11-14T20:40:00Z">
        <w:r w:rsidR="00A81860">
          <w:t>P</w:t>
        </w:r>
      </w:ins>
      <w:ins w:id="5630" w:author="- michi -" w:date="2020-11-14T20:39:00Z">
        <w:r w:rsidR="00DA0715">
          <w:t>rogrammieren</w:t>
        </w:r>
        <w:del w:id="5631" w:author="loony bin" w:date="2020-11-15T12:23:00Z">
          <w:r w:rsidR="00DA0715">
            <w:delText xml:space="preserve"> </w:delText>
          </w:r>
        </w:del>
      </w:ins>
      <w:ins w:id="5632" w:author="loony bin" w:date="2020-11-15T12:26:00Z">
        <w:r w:rsidR="00411DA3">
          <w:t xml:space="preserve"> </w:t>
        </w:r>
      </w:ins>
      <w:ins w:id="5633" w:author="- michi -" w:date="2020-11-14T20:39:00Z">
        <w:r w:rsidR="00DA0715">
          <w:t>mit</w:t>
        </w:r>
        <w:del w:id="5634" w:author="loony bin" w:date="2020-11-15T12:23:00Z">
          <w:r w:rsidR="00DA0715">
            <w:delText xml:space="preserve"> </w:delText>
          </w:r>
        </w:del>
      </w:ins>
      <w:ins w:id="5635" w:author="loony bin" w:date="2020-11-15T12:26:00Z">
        <w:r w:rsidR="00411DA3">
          <w:t xml:space="preserve"> </w:t>
        </w:r>
      </w:ins>
      <w:ins w:id="5636" w:author="- michi -" w:date="2020-11-14T20:39:00Z">
        <w:r w:rsidR="00DA0715">
          <w:t>einer</w:t>
        </w:r>
        <w:del w:id="5637" w:author="loony bin" w:date="2020-11-15T12:23:00Z">
          <w:r w:rsidR="00DA0715">
            <w:delText xml:space="preserve"> </w:delText>
          </w:r>
        </w:del>
      </w:ins>
      <w:ins w:id="5638" w:author="loony bin" w:date="2020-11-15T12:26:00Z">
        <w:r w:rsidR="00411DA3">
          <w:t xml:space="preserve"> </w:t>
        </w:r>
      </w:ins>
      <w:ins w:id="5639" w:author="- michi -" w:date="2020-11-14T20:39:00Z">
        <w:r w:rsidR="00DA0715">
          <w:t>vollwert</w:t>
        </w:r>
      </w:ins>
      <w:ins w:id="5640" w:author="- michi -" w:date="2020-11-14T20:40:00Z">
        <w:r w:rsidR="00DA0715">
          <w:t>igen</w:t>
        </w:r>
        <w:del w:id="5641" w:author="loony bin" w:date="2020-11-15T12:23:00Z">
          <w:r w:rsidR="00DA0715">
            <w:delText xml:space="preserve"> </w:delText>
          </w:r>
        </w:del>
      </w:ins>
      <w:ins w:id="5642" w:author="loony bin" w:date="2020-11-15T12:26:00Z">
        <w:r w:rsidR="00411DA3">
          <w:t xml:space="preserve"> </w:t>
        </w:r>
      </w:ins>
      <w:ins w:id="5643" w:author="- michi -" w:date="2020-11-14T20:40:00Z">
        <w:r w:rsidR="00DA0715">
          <w:t>Entwicklungsumgebung</w:t>
        </w:r>
      </w:ins>
      <w:ins w:id="5644" w:author="- michi -" w:date="2020-11-14T21:23:00Z">
        <w:r w:rsidR="00595500">
          <w:t>,</w:t>
        </w:r>
      </w:ins>
      <w:ins w:id="5645" w:author="- michi -" w:date="2020-11-14T20:40:00Z">
        <w:del w:id="5646" w:author="loony bin" w:date="2020-11-15T12:23:00Z">
          <w:r>
            <w:delText xml:space="preserve"> </w:delText>
          </w:r>
        </w:del>
      </w:ins>
      <w:ins w:id="5647" w:author="loony bin" w:date="2020-11-15T12:26:00Z">
        <w:r w:rsidR="00411DA3">
          <w:t xml:space="preserve"> </w:t>
        </w:r>
      </w:ins>
      <w:ins w:id="5648" w:author="- michi -" w:date="2020-11-14T20:40:00Z">
        <w:r>
          <w:t>wie</w:t>
        </w:r>
        <w:del w:id="5649" w:author="loony bin" w:date="2020-11-15T12:23:00Z">
          <w:r>
            <w:delText xml:space="preserve"> </w:delText>
          </w:r>
        </w:del>
      </w:ins>
      <w:ins w:id="5650" w:author="loony bin" w:date="2020-11-15T12:26:00Z">
        <w:r w:rsidR="00411DA3">
          <w:t xml:space="preserve"> </w:t>
        </w:r>
      </w:ins>
      <w:ins w:id="5651" w:author="- michi -" w:date="2020-11-14T20:40:00Z">
        <w:r>
          <w:t>wir</w:t>
        </w:r>
        <w:del w:id="5652" w:author="loony bin" w:date="2020-11-15T12:23:00Z">
          <w:r>
            <w:delText xml:space="preserve"> </w:delText>
          </w:r>
        </w:del>
      </w:ins>
      <w:ins w:id="5653" w:author="loony bin" w:date="2020-11-15T12:26:00Z">
        <w:r w:rsidR="00411DA3">
          <w:t xml:space="preserve"> </w:t>
        </w:r>
      </w:ins>
      <w:ins w:id="5654" w:author="- michi -" w:date="2020-11-14T20:40:00Z">
        <w:r>
          <w:t>es</w:t>
        </w:r>
        <w:del w:id="5655" w:author="loony bin" w:date="2020-11-15T12:23:00Z">
          <w:r>
            <w:delText xml:space="preserve"> </w:delText>
          </w:r>
        </w:del>
      </w:ins>
      <w:ins w:id="5656" w:author="loony bin" w:date="2020-11-15T12:26:00Z">
        <w:r w:rsidR="00411DA3">
          <w:t xml:space="preserve"> </w:t>
        </w:r>
      </w:ins>
      <w:ins w:id="5657" w:author="- michi -" w:date="2020-11-14T20:40:00Z">
        <w:r>
          <w:t>von</w:t>
        </w:r>
        <w:del w:id="5658" w:author="loony bin" w:date="2020-11-15T12:23:00Z">
          <w:r>
            <w:delText xml:space="preserve"> </w:delText>
          </w:r>
        </w:del>
      </w:ins>
      <w:ins w:id="5659" w:author="loony bin" w:date="2020-11-15T12:26:00Z">
        <w:r w:rsidR="00411DA3">
          <w:t xml:space="preserve"> </w:t>
        </w:r>
      </w:ins>
      <w:ins w:id="5660" w:author="- michi -" w:date="2020-11-14T20:40:00Z">
        <w:r>
          <w:t>Java</w:t>
        </w:r>
        <w:del w:id="5661" w:author="loony bin" w:date="2020-11-15T12:23:00Z">
          <w:r>
            <w:delText xml:space="preserve"> </w:delText>
          </w:r>
        </w:del>
      </w:ins>
      <w:ins w:id="5662" w:author="loony bin" w:date="2020-11-15T12:26:00Z">
        <w:r w:rsidR="00411DA3">
          <w:t xml:space="preserve"> </w:t>
        </w:r>
      </w:ins>
      <w:ins w:id="5663" w:author="- michi -" w:date="2020-11-14T20:40:00Z">
        <w:r>
          <w:t>oder</w:t>
        </w:r>
        <w:del w:id="5664" w:author="loony bin" w:date="2020-11-15T12:23:00Z">
          <w:r>
            <w:delText xml:space="preserve"> </w:delText>
          </w:r>
        </w:del>
      </w:ins>
      <w:ins w:id="5665" w:author="loony bin" w:date="2020-11-15T12:26:00Z">
        <w:r w:rsidR="00411DA3">
          <w:t xml:space="preserve"> </w:t>
        </w:r>
      </w:ins>
      <w:ins w:id="5666" w:author="- michi -" w:date="2020-11-14T20:40:00Z">
        <w:r>
          <w:t>C#</w:t>
        </w:r>
      </w:ins>
      <w:ins w:id="5667" w:author="- michi -" w:date="2020-11-14T20:41:00Z">
        <w:del w:id="5668" w:author="loony bin" w:date="2020-11-15T12:23:00Z">
          <w:r>
            <w:delText xml:space="preserve"> </w:delText>
          </w:r>
        </w:del>
      </w:ins>
      <w:ins w:id="5669" w:author="loony bin" w:date="2020-11-15T12:26:00Z">
        <w:r w:rsidR="00411DA3">
          <w:t xml:space="preserve"> </w:t>
        </w:r>
      </w:ins>
      <w:ins w:id="5670" w:author="- michi -" w:date="2020-11-14T20:41:00Z">
        <w:r>
          <w:t>her</w:t>
        </w:r>
        <w:del w:id="5671" w:author="loony bin" w:date="2020-11-15T12:23:00Z">
          <w:r>
            <w:delText xml:space="preserve"> </w:delText>
          </w:r>
        </w:del>
      </w:ins>
      <w:ins w:id="5672" w:author="loony bin" w:date="2020-11-15T12:26:00Z">
        <w:r w:rsidR="00411DA3">
          <w:t xml:space="preserve"> </w:t>
        </w:r>
      </w:ins>
      <w:ins w:id="5673" w:author="- michi -" w:date="2020-11-14T20:41:00Z">
        <w:r>
          <w:t>kennen</w:t>
        </w:r>
      </w:ins>
      <w:ins w:id="5674" w:author="- michi -" w:date="2020-11-14T21:24:00Z">
        <w:r w:rsidR="00595500">
          <w:t>,</w:t>
        </w:r>
      </w:ins>
      <w:ins w:id="5675" w:author="- michi -" w:date="2020-11-14T20:41:00Z">
        <w:del w:id="5676" w:author="loony bin" w:date="2020-11-15T12:23:00Z">
          <w:r>
            <w:delText xml:space="preserve"> </w:delText>
          </w:r>
        </w:del>
      </w:ins>
      <w:ins w:id="5677" w:author="loony bin" w:date="2020-11-15T12:26:00Z">
        <w:r w:rsidR="00411DA3">
          <w:t xml:space="preserve"> </w:t>
        </w:r>
      </w:ins>
      <w:ins w:id="5678" w:author="- michi -" w:date="2020-11-14T20:41:00Z">
        <w:r>
          <w:t>natürlich</w:t>
        </w:r>
        <w:del w:id="5679" w:author="loony bin" w:date="2020-11-15T12:23:00Z">
          <w:r>
            <w:delText xml:space="preserve"> </w:delText>
          </w:r>
        </w:del>
      </w:ins>
      <w:ins w:id="5680" w:author="loony bin" w:date="2020-11-15T12:26:00Z">
        <w:r w:rsidR="00411DA3">
          <w:t xml:space="preserve"> </w:t>
        </w:r>
      </w:ins>
      <w:ins w:id="5681" w:author="- michi -" w:date="2020-11-14T20:41:00Z">
        <w:r>
          <w:t>weniger</w:t>
        </w:r>
        <w:del w:id="5682" w:author="loony bin" w:date="2020-11-15T12:23:00Z">
          <w:r>
            <w:delText xml:space="preserve"> </w:delText>
          </w:r>
        </w:del>
      </w:ins>
      <w:ins w:id="5683" w:author="loony bin" w:date="2020-11-15T12:26:00Z">
        <w:r w:rsidR="00411DA3">
          <w:t xml:space="preserve"> </w:t>
        </w:r>
      </w:ins>
      <w:ins w:id="5684" w:author="- michi -" w:date="2020-11-14T20:41:00Z">
        <w:r>
          <w:t>komfortabel</w:t>
        </w:r>
      </w:ins>
      <w:ins w:id="5685" w:author="- michi -" w:date="2020-11-14T20:44:00Z">
        <w:r w:rsidR="00006A36">
          <w:t>.</w:t>
        </w:r>
      </w:ins>
      <w:ins w:id="5686" w:author="- michi -" w:date="2020-11-14T20:42:00Z">
        <w:del w:id="5687" w:author="loony bin" w:date="2020-11-15T12:23:00Z">
          <w:r w:rsidR="00E0648D">
            <w:delText xml:space="preserve"> </w:delText>
          </w:r>
        </w:del>
      </w:ins>
      <w:ins w:id="5688" w:author="loony bin" w:date="2020-11-15T12:26:00Z">
        <w:r w:rsidR="00411DA3">
          <w:t xml:space="preserve"> </w:t>
        </w:r>
      </w:ins>
      <w:ins w:id="5689" w:author="- michi -" w:date="2020-11-14T20:44:00Z">
        <w:r w:rsidR="00006A36">
          <w:t>W</w:t>
        </w:r>
      </w:ins>
      <w:ins w:id="5690" w:author="- michi -" w:date="2020-11-14T20:42:00Z">
        <w:r w:rsidR="00B6280E">
          <w:t>enn</w:t>
        </w:r>
        <w:del w:id="5691" w:author="loony bin" w:date="2020-11-15T12:23:00Z">
          <w:r w:rsidR="00B6280E">
            <w:delText xml:space="preserve"> </w:delText>
          </w:r>
        </w:del>
      </w:ins>
      <w:ins w:id="5692" w:author="loony bin" w:date="2020-11-15T12:26:00Z">
        <w:r w:rsidR="00411DA3">
          <w:t xml:space="preserve"> </w:t>
        </w:r>
      </w:ins>
      <w:ins w:id="5693" w:author="- michi -" w:date="2020-11-14T20:42:00Z">
        <w:r w:rsidR="00B6280E">
          <w:t>etwas</w:t>
        </w:r>
        <w:del w:id="5694" w:author="loony bin" w:date="2020-11-15T12:23:00Z">
          <w:r w:rsidR="00B6280E">
            <w:delText xml:space="preserve"> </w:delText>
          </w:r>
        </w:del>
      </w:ins>
      <w:ins w:id="5695" w:author="loony bin" w:date="2020-11-15T12:26:00Z">
        <w:r w:rsidR="00411DA3">
          <w:t xml:space="preserve"> </w:t>
        </w:r>
      </w:ins>
      <w:ins w:id="5696" w:author="- michi -" w:date="2020-11-14T20:42:00Z">
        <w:r w:rsidR="00B6280E">
          <w:t>nicht</w:t>
        </w:r>
        <w:del w:id="5697" w:author="loony bin" w:date="2020-11-15T12:23:00Z">
          <w:r w:rsidR="00B6280E">
            <w:delText xml:space="preserve"> </w:delText>
          </w:r>
        </w:del>
      </w:ins>
      <w:ins w:id="5698" w:author="loony bin" w:date="2020-11-15T12:26:00Z">
        <w:r w:rsidR="00411DA3">
          <w:t xml:space="preserve"> </w:t>
        </w:r>
      </w:ins>
      <w:ins w:id="5699" w:author="- michi -" w:date="2020-11-14T20:42:00Z">
        <w:r w:rsidR="00B6280E">
          <w:t>funktioniert</w:t>
        </w:r>
        <w:del w:id="5700" w:author="loony bin" w:date="2020-11-15T12:23:00Z">
          <w:r w:rsidR="00B6280E">
            <w:delText xml:space="preserve"> </w:delText>
          </w:r>
        </w:del>
      </w:ins>
      <w:ins w:id="5701" w:author="loony bin" w:date="2020-11-15T12:26:00Z">
        <w:r w:rsidR="00411DA3">
          <w:t xml:space="preserve"> </w:t>
        </w:r>
      </w:ins>
      <w:ins w:id="5702" w:author="- michi -" w:date="2020-11-14T20:42:00Z">
        <w:r w:rsidR="00B6280E">
          <w:t>muss</w:t>
        </w:r>
        <w:del w:id="5703" w:author="loony bin" w:date="2020-11-15T12:23:00Z">
          <w:r w:rsidR="00B6280E">
            <w:delText xml:space="preserve"> </w:delText>
          </w:r>
        </w:del>
      </w:ins>
      <w:ins w:id="5704" w:author="loony bin" w:date="2020-11-15T12:26:00Z">
        <w:r w:rsidR="00411DA3">
          <w:t xml:space="preserve"> </w:t>
        </w:r>
      </w:ins>
      <w:ins w:id="5705" w:author="- michi -" w:date="2020-11-14T20:42:00Z">
        <w:r w:rsidR="00B6280E">
          <w:t>man</w:t>
        </w:r>
        <w:del w:id="5706" w:author="loony bin" w:date="2020-11-15T12:23:00Z">
          <w:r w:rsidR="00B6280E">
            <w:delText xml:space="preserve"> </w:delText>
          </w:r>
        </w:del>
      </w:ins>
      <w:ins w:id="5707" w:author="loony bin" w:date="2020-11-15T12:26:00Z">
        <w:r w:rsidR="00411DA3">
          <w:t xml:space="preserve"> </w:t>
        </w:r>
      </w:ins>
      <w:ins w:id="5708" w:author="- michi -" w:date="2020-11-14T20:42:00Z">
        <w:r w:rsidR="00B6280E">
          <w:t>sich</w:t>
        </w:r>
        <w:del w:id="5709" w:author="loony bin" w:date="2020-11-15T12:23:00Z">
          <w:r w:rsidR="00B6280E">
            <w:delText xml:space="preserve"> </w:delText>
          </w:r>
        </w:del>
      </w:ins>
      <w:ins w:id="5710" w:author="loony bin" w:date="2020-11-15T12:26:00Z">
        <w:r w:rsidR="00411DA3">
          <w:t xml:space="preserve"> </w:t>
        </w:r>
      </w:ins>
      <w:ins w:id="5711" w:author="- michi -" w:date="2020-11-14T21:24:00Z">
        <w:r w:rsidR="00296181">
          <w:t>selbst</w:t>
        </w:r>
      </w:ins>
      <w:ins w:id="5712" w:author="- michi -" w:date="2020-11-14T20:42:00Z">
        <w:del w:id="5713" w:author="loony bin" w:date="2020-11-15T12:23:00Z">
          <w:r w:rsidR="00B6280E">
            <w:delText xml:space="preserve"> </w:delText>
          </w:r>
        </w:del>
      </w:ins>
      <w:ins w:id="5714" w:author="loony bin" w:date="2020-11-15T12:26:00Z">
        <w:r w:rsidR="00411DA3">
          <w:t xml:space="preserve"> </w:t>
        </w:r>
      </w:ins>
      <w:ins w:id="5715" w:author="- michi -" w:date="2020-11-14T20:42:00Z">
        <w:r w:rsidR="00B6280E">
          <w:t>einen</w:t>
        </w:r>
        <w:del w:id="5716" w:author="loony bin" w:date="2020-11-15T12:23:00Z">
          <w:r w:rsidR="00B6280E">
            <w:delText xml:space="preserve"> </w:delText>
          </w:r>
        </w:del>
      </w:ins>
      <w:ins w:id="5717" w:author="loony bin" w:date="2020-11-15T12:26:00Z">
        <w:r w:rsidR="00411DA3">
          <w:t xml:space="preserve"> </w:t>
        </w:r>
      </w:ins>
      <w:ins w:id="5718" w:author="- michi -" w:date="2020-11-14T20:42:00Z">
        <w:r w:rsidR="00B6280E">
          <w:t>Debugger</w:t>
        </w:r>
        <w:del w:id="5719" w:author="loony bin" w:date="2020-11-15T12:23:00Z">
          <w:r w:rsidR="00B6280E">
            <w:delText xml:space="preserve"> </w:delText>
          </w:r>
        </w:del>
      </w:ins>
      <w:ins w:id="5720" w:author="loony bin" w:date="2020-11-15T12:26:00Z">
        <w:r w:rsidR="00411DA3">
          <w:t xml:space="preserve"> </w:t>
        </w:r>
      </w:ins>
      <w:ins w:id="5721" w:author="- michi -" w:date="2020-11-14T20:42:00Z">
        <w:r w:rsidR="00B6280E">
          <w:t>basteln,</w:t>
        </w:r>
        <w:del w:id="5722" w:author="loony bin" w:date="2020-11-15T12:23:00Z">
          <w:r w:rsidR="00B6280E">
            <w:delText xml:space="preserve"> </w:delText>
          </w:r>
        </w:del>
      </w:ins>
      <w:ins w:id="5723" w:author="loony bin" w:date="2020-11-15T12:26:00Z">
        <w:r w:rsidR="00411DA3">
          <w:t xml:space="preserve"> </w:t>
        </w:r>
      </w:ins>
      <w:ins w:id="5724" w:author="- michi -" w:date="2020-11-14T20:42:00Z">
        <w:r w:rsidR="00B6280E">
          <w:t>mit</w:t>
        </w:r>
      </w:ins>
      <w:ins w:id="5725" w:author="- michi -" w:date="2020-11-14T20:43:00Z">
        <w:del w:id="5726" w:author="loony bin" w:date="2020-11-15T12:23:00Z">
          <w:r w:rsidR="003B7912">
            <w:delText xml:space="preserve"> </w:delText>
          </w:r>
        </w:del>
      </w:ins>
      <w:ins w:id="5727" w:author="loony bin" w:date="2020-11-15T12:26:00Z">
        <w:r w:rsidR="00411DA3">
          <w:t xml:space="preserve"> </w:t>
        </w:r>
      </w:ins>
      <w:ins w:id="5728" w:author="- michi -" w:date="2020-11-14T20:43:00Z">
        <w:r w:rsidR="003B7912">
          <w:t>«Write-Output»</w:t>
        </w:r>
        <w:del w:id="5729" w:author="loony bin" w:date="2020-11-15T12:23:00Z">
          <w:r w:rsidR="003B7912">
            <w:delText xml:space="preserve"> </w:delText>
          </w:r>
        </w:del>
      </w:ins>
      <w:ins w:id="5730" w:author="loony bin" w:date="2020-11-15T12:26:00Z">
        <w:r w:rsidR="00411DA3">
          <w:t xml:space="preserve"> </w:t>
        </w:r>
      </w:ins>
      <w:ins w:id="5731" w:author="- michi -" w:date="2020-11-14T20:43:00Z">
        <w:r w:rsidR="003B7912">
          <w:t>oder</w:t>
        </w:r>
        <w:del w:id="5732" w:author="loony bin" w:date="2020-11-15T12:23:00Z">
          <w:r w:rsidR="003B7912">
            <w:delText xml:space="preserve"> </w:delText>
          </w:r>
        </w:del>
      </w:ins>
      <w:ins w:id="5733" w:author="loony bin" w:date="2020-11-15T12:26:00Z">
        <w:r w:rsidR="00411DA3">
          <w:t xml:space="preserve"> </w:t>
        </w:r>
      </w:ins>
      <w:ins w:id="5734" w:author="- michi -" w:date="2020-11-14T20:43:00Z">
        <w:r w:rsidR="003B7912">
          <w:t>temporären</w:t>
        </w:r>
        <w:del w:id="5735" w:author="loony bin" w:date="2020-11-15T12:23:00Z">
          <w:r w:rsidR="003B7912">
            <w:delText xml:space="preserve"> </w:delText>
          </w:r>
        </w:del>
      </w:ins>
      <w:ins w:id="5736" w:author="loony bin" w:date="2020-11-15T12:26:00Z">
        <w:r w:rsidR="00411DA3">
          <w:t xml:space="preserve"> </w:t>
        </w:r>
      </w:ins>
      <w:ins w:id="5737" w:author="- michi -" w:date="2020-11-14T20:43:00Z">
        <w:r w:rsidR="003B7912">
          <w:t>Infofeldern</w:t>
        </w:r>
        <w:del w:id="5738" w:author="loony bin" w:date="2020-11-15T12:23:00Z">
          <w:r w:rsidR="003B7912">
            <w:delText xml:space="preserve"> </w:delText>
          </w:r>
        </w:del>
      </w:ins>
      <w:ins w:id="5739" w:author="loony bin" w:date="2020-11-15T12:26:00Z">
        <w:r w:rsidR="00411DA3">
          <w:t xml:space="preserve"> </w:t>
        </w:r>
      </w:ins>
      <w:ins w:id="5740" w:author="- michi -" w:date="2020-11-14T20:43:00Z">
        <w:r w:rsidR="003B7912">
          <w:t>auf</w:t>
        </w:r>
        <w:del w:id="5741" w:author="loony bin" w:date="2020-11-15T12:23:00Z">
          <w:r w:rsidR="003B7912">
            <w:delText xml:space="preserve"> </w:delText>
          </w:r>
        </w:del>
      </w:ins>
      <w:ins w:id="5742" w:author="loony bin" w:date="2020-11-15T12:26:00Z">
        <w:r w:rsidR="00411DA3">
          <w:t xml:space="preserve"> </w:t>
        </w:r>
      </w:ins>
      <w:ins w:id="5743" w:author="- michi -" w:date="2020-11-14T20:43:00Z">
        <w:r w:rsidR="003B7912">
          <w:t>dem</w:t>
        </w:r>
        <w:del w:id="5744" w:author="loony bin" w:date="2020-11-15T12:23:00Z">
          <w:r w:rsidR="003B7912">
            <w:delText xml:space="preserve"> </w:delText>
          </w:r>
        </w:del>
      </w:ins>
      <w:ins w:id="5745" w:author="loony bin" w:date="2020-11-15T12:26:00Z">
        <w:r w:rsidR="00411DA3">
          <w:t xml:space="preserve"> </w:t>
        </w:r>
      </w:ins>
      <w:ins w:id="5746" w:author="- michi -" w:date="2020-11-14T20:43:00Z">
        <w:r w:rsidR="003B7912">
          <w:t>GUI</w:t>
        </w:r>
        <w:r w:rsidR="00006A36">
          <w:t>.</w:t>
        </w:r>
      </w:ins>
    </w:p>
    <w:p w14:paraId="012C478C" w14:textId="29B71FED" w:rsidR="00DA0715" w:rsidRDefault="004D0B02">
      <w:pPr>
        <w:rPr>
          <w:ins w:id="5747" w:author="- michi -" w:date="2020-11-14T20:50:00Z"/>
        </w:rPr>
      </w:pPr>
      <w:ins w:id="5748" w:author="- michi -" w:date="2020-11-14T20:45:00Z">
        <w:r>
          <w:t>Angenehm</w:t>
        </w:r>
        <w:del w:id="5749" w:author="loony bin" w:date="2020-11-15T12:23:00Z">
          <w:r>
            <w:delText xml:space="preserve"> </w:delText>
          </w:r>
        </w:del>
      </w:ins>
      <w:ins w:id="5750" w:author="loony bin" w:date="2020-11-15T12:26:00Z">
        <w:r w:rsidR="00411DA3">
          <w:t xml:space="preserve"> </w:t>
        </w:r>
      </w:ins>
      <w:ins w:id="5751" w:author="- michi -" w:date="2020-11-14T20:46:00Z">
        <w:r w:rsidR="004824DB">
          <w:t>beim</w:t>
        </w:r>
        <w:del w:id="5752" w:author="loony bin" w:date="2020-11-15T12:23:00Z">
          <w:r w:rsidR="004824DB">
            <w:delText xml:space="preserve"> </w:delText>
          </w:r>
        </w:del>
      </w:ins>
      <w:ins w:id="5753" w:author="loony bin" w:date="2020-11-15T12:26:00Z">
        <w:r w:rsidR="00411DA3">
          <w:t xml:space="preserve"> </w:t>
        </w:r>
      </w:ins>
      <w:ins w:id="5754" w:author="- michi -" w:date="2020-11-14T20:46:00Z">
        <w:r w:rsidR="004824DB">
          <w:t>Entwickeln</w:t>
        </w:r>
      </w:ins>
      <w:ins w:id="5755" w:author="- michi -" w:date="2020-11-14T20:45:00Z">
        <w:del w:id="5756" w:author="loony bin" w:date="2020-11-15T12:23:00Z">
          <w:r>
            <w:delText xml:space="preserve"> </w:delText>
          </w:r>
        </w:del>
      </w:ins>
      <w:ins w:id="5757" w:author="loony bin" w:date="2020-11-15T12:26:00Z">
        <w:r w:rsidR="00411DA3">
          <w:t xml:space="preserve"> </w:t>
        </w:r>
      </w:ins>
      <w:ins w:id="5758" w:author="- michi -" w:date="2020-11-14T20:47:00Z">
        <w:r w:rsidR="00D22558">
          <w:t>war</w:t>
        </w:r>
        <w:del w:id="5759" w:author="loony bin" w:date="2020-11-15T12:23:00Z">
          <w:r w:rsidR="00D22558">
            <w:delText xml:space="preserve"> </w:delText>
          </w:r>
        </w:del>
      </w:ins>
      <w:ins w:id="5760" w:author="loony bin" w:date="2020-11-15T12:26:00Z">
        <w:r w:rsidR="00411DA3">
          <w:t xml:space="preserve"> </w:t>
        </w:r>
      </w:ins>
      <w:ins w:id="5761" w:author="- michi -" w:date="2020-11-14T20:45:00Z">
        <w:r>
          <w:t>hingegen</w:t>
        </w:r>
      </w:ins>
      <w:ins w:id="5762" w:author="- michi -" w:date="2020-11-14T20:46:00Z">
        <w:r w:rsidR="004824DB">
          <w:t>,</w:t>
        </w:r>
      </w:ins>
      <w:ins w:id="5763" w:author="- michi -" w:date="2020-11-14T20:45:00Z">
        <w:del w:id="5764" w:author="loony bin" w:date="2020-11-15T12:23:00Z">
          <w:r>
            <w:delText xml:space="preserve"> </w:delText>
          </w:r>
        </w:del>
      </w:ins>
      <w:ins w:id="5765" w:author="loony bin" w:date="2020-11-15T12:26:00Z">
        <w:r w:rsidR="00411DA3">
          <w:t xml:space="preserve"> </w:t>
        </w:r>
      </w:ins>
      <w:ins w:id="5766" w:author="- michi -" w:date="2020-11-14T20:45:00Z">
        <w:r>
          <w:t>dass</w:t>
        </w:r>
        <w:del w:id="5767" w:author="loony bin" w:date="2020-11-15T12:23:00Z">
          <w:r>
            <w:delText xml:space="preserve"> </w:delText>
          </w:r>
        </w:del>
      </w:ins>
      <w:ins w:id="5768" w:author="loony bin" w:date="2020-11-15T12:26:00Z">
        <w:r w:rsidR="00411DA3">
          <w:t xml:space="preserve"> </w:t>
        </w:r>
      </w:ins>
      <w:ins w:id="5769" w:author="- michi -" w:date="2020-11-14T20:47:00Z">
        <w:r w:rsidR="00D22558">
          <w:t>man</w:t>
        </w:r>
        <w:del w:id="5770" w:author="loony bin" w:date="2020-11-15T12:23:00Z">
          <w:r w:rsidR="00D22558">
            <w:delText xml:space="preserve"> </w:delText>
          </w:r>
        </w:del>
      </w:ins>
      <w:ins w:id="5771" w:author="loony bin" w:date="2020-11-15T12:26:00Z">
        <w:r w:rsidR="00411DA3">
          <w:t xml:space="preserve"> </w:t>
        </w:r>
      </w:ins>
      <w:ins w:id="5772" w:author="- michi -" w:date="2020-11-14T20:46:00Z">
        <w:r w:rsidR="004824DB">
          <w:t>keine</w:t>
        </w:r>
        <w:del w:id="5773" w:author="loony bin" w:date="2020-11-15T12:23:00Z">
          <w:r w:rsidR="004824DB">
            <w:delText xml:space="preserve"> </w:delText>
          </w:r>
        </w:del>
      </w:ins>
      <w:ins w:id="5774" w:author="loony bin" w:date="2020-11-15T12:26:00Z">
        <w:r w:rsidR="00411DA3">
          <w:t xml:space="preserve"> </w:t>
        </w:r>
      </w:ins>
      <w:ins w:id="5775" w:author="- michi -" w:date="2020-11-14T20:46:00Z">
        <w:r w:rsidR="004824DB">
          <w:t>Wartezeiten</w:t>
        </w:r>
      </w:ins>
      <w:ins w:id="5776" w:author="- michi -" w:date="2020-11-14T20:47:00Z">
        <w:del w:id="5777" w:author="loony bin" w:date="2020-11-15T12:23:00Z">
          <w:r w:rsidR="00D22558">
            <w:delText xml:space="preserve"> </w:delText>
          </w:r>
        </w:del>
      </w:ins>
      <w:ins w:id="5778" w:author="loony bin" w:date="2020-11-15T12:26:00Z">
        <w:r w:rsidR="00411DA3">
          <w:t xml:space="preserve"> </w:t>
        </w:r>
      </w:ins>
      <w:ins w:id="5779" w:author="- michi -" w:date="2020-11-14T20:47:00Z">
        <w:r w:rsidR="00D22558">
          <w:t>hatte</w:t>
        </w:r>
      </w:ins>
      <w:ins w:id="5780" w:author="- michi -" w:date="2020-11-14T20:46:00Z">
        <w:del w:id="5781" w:author="loony bin" w:date="2020-11-15T12:23:00Z">
          <w:r w:rsidR="004824DB">
            <w:delText xml:space="preserve"> </w:delText>
          </w:r>
        </w:del>
      </w:ins>
      <w:ins w:id="5782" w:author="loony bin" w:date="2020-11-15T12:26:00Z">
        <w:r w:rsidR="00411DA3">
          <w:t xml:space="preserve"> </w:t>
        </w:r>
      </w:ins>
      <w:ins w:id="5783" w:author="- michi -" w:date="2020-11-14T20:46:00Z">
        <w:r w:rsidR="004824DB">
          <w:t>für</w:t>
        </w:r>
        <w:del w:id="5784" w:author="loony bin" w:date="2020-11-15T12:23:00Z">
          <w:r w:rsidR="004824DB">
            <w:delText xml:space="preserve"> </w:delText>
          </w:r>
        </w:del>
      </w:ins>
      <w:ins w:id="5785" w:author="loony bin" w:date="2020-11-15T12:26:00Z">
        <w:r w:rsidR="00411DA3">
          <w:t xml:space="preserve"> </w:t>
        </w:r>
      </w:ins>
      <w:ins w:id="5786" w:author="- michi -" w:date="2020-11-14T20:46:00Z">
        <w:r w:rsidR="004824DB">
          <w:t>das</w:t>
        </w:r>
        <w:del w:id="5787" w:author="loony bin" w:date="2020-11-15T12:23:00Z">
          <w:r w:rsidR="004824DB">
            <w:delText xml:space="preserve"> </w:delText>
          </w:r>
        </w:del>
      </w:ins>
      <w:ins w:id="5788" w:author="loony bin" w:date="2020-11-15T12:26:00Z">
        <w:r w:rsidR="00411DA3">
          <w:t xml:space="preserve"> </w:t>
        </w:r>
      </w:ins>
      <w:ins w:id="5789" w:author="- michi -" w:date="2020-11-14T20:47:00Z">
        <w:r w:rsidR="00113363">
          <w:t>K</w:t>
        </w:r>
      </w:ins>
      <w:ins w:id="5790" w:author="- michi -" w:date="2020-11-14T20:46:00Z">
        <w:r w:rsidR="004824DB">
          <w:t>ompilieren</w:t>
        </w:r>
      </w:ins>
      <w:ins w:id="5791" w:author="- michi -" w:date="2020-11-14T20:48:00Z">
        <w:del w:id="5792" w:author="loony bin" w:date="2020-11-15T12:23:00Z">
          <w:r w:rsidR="00113363">
            <w:delText xml:space="preserve"> </w:delText>
          </w:r>
        </w:del>
      </w:ins>
      <w:ins w:id="5793" w:author="loony bin" w:date="2020-11-15T12:26:00Z">
        <w:r w:rsidR="00411DA3">
          <w:t xml:space="preserve"> </w:t>
        </w:r>
      </w:ins>
      <w:ins w:id="5794" w:author="- michi -" w:date="2020-11-14T20:48:00Z">
        <w:r w:rsidR="00113363">
          <w:t>und</w:t>
        </w:r>
        <w:del w:id="5795" w:author="loony bin" w:date="2020-11-15T12:23:00Z">
          <w:r w:rsidR="00113363">
            <w:delText xml:space="preserve"> </w:delText>
          </w:r>
        </w:del>
      </w:ins>
      <w:ins w:id="5796" w:author="loony bin" w:date="2020-11-15T12:26:00Z">
        <w:r w:rsidR="00411DA3">
          <w:t xml:space="preserve"> </w:t>
        </w:r>
      </w:ins>
      <w:ins w:id="5797" w:author="- michi -" w:date="2020-11-14T20:48:00Z">
        <w:r w:rsidR="00113363">
          <w:t>das</w:t>
        </w:r>
      </w:ins>
      <w:ins w:id="5798" w:author="- michi -" w:date="2020-11-14T20:53:00Z">
        <w:r w:rsidR="00A5404A">
          <w:t>s</w:t>
        </w:r>
      </w:ins>
      <w:ins w:id="5799" w:author="- michi -" w:date="2020-11-14T20:48:00Z">
        <w:del w:id="5800" w:author="loony bin" w:date="2020-11-15T12:23:00Z">
          <w:r w:rsidR="00113363">
            <w:delText xml:space="preserve"> </w:delText>
          </w:r>
        </w:del>
      </w:ins>
      <w:ins w:id="5801" w:author="loony bin" w:date="2020-11-15T12:26:00Z">
        <w:r w:rsidR="00411DA3">
          <w:t xml:space="preserve"> </w:t>
        </w:r>
      </w:ins>
      <w:ins w:id="5802" w:author="- michi -" w:date="2020-11-14T20:48:00Z">
        <w:r w:rsidR="00113363">
          <w:t>man</w:t>
        </w:r>
        <w:del w:id="5803" w:author="loony bin" w:date="2020-11-15T12:23:00Z">
          <w:r w:rsidR="00113363">
            <w:delText xml:space="preserve"> </w:delText>
          </w:r>
        </w:del>
      </w:ins>
      <w:ins w:id="5804" w:author="loony bin" w:date="2020-11-15T12:26:00Z">
        <w:r w:rsidR="00411DA3">
          <w:t xml:space="preserve"> </w:t>
        </w:r>
      </w:ins>
      <w:ins w:id="5805" w:author="- michi -" w:date="2020-11-14T20:48:00Z">
        <w:r w:rsidR="00113363">
          <w:t>das</w:t>
        </w:r>
        <w:del w:id="5806" w:author="loony bin" w:date="2020-11-15T12:23:00Z">
          <w:r w:rsidR="00113363">
            <w:delText xml:space="preserve"> </w:delText>
          </w:r>
        </w:del>
      </w:ins>
      <w:ins w:id="5807" w:author="loony bin" w:date="2020-11-15T12:26:00Z">
        <w:r w:rsidR="00411DA3">
          <w:t xml:space="preserve"> </w:t>
        </w:r>
      </w:ins>
      <w:ins w:id="5808" w:author="- michi -" w:date="2020-11-14T20:48:00Z">
        <w:r w:rsidR="00113363">
          <w:t>Skript</w:t>
        </w:r>
        <w:del w:id="5809" w:author="loony bin" w:date="2020-11-15T12:23:00Z">
          <w:r w:rsidR="00113363">
            <w:delText xml:space="preserve"> </w:delText>
          </w:r>
        </w:del>
      </w:ins>
      <w:ins w:id="5810" w:author="loony bin" w:date="2020-11-15T12:26:00Z">
        <w:r w:rsidR="00411DA3">
          <w:t xml:space="preserve"> </w:t>
        </w:r>
      </w:ins>
      <w:ins w:id="5811" w:author="- michi -" w:date="2020-11-14T20:48:00Z">
        <w:r w:rsidR="00113363">
          <w:t>Zeilenweise</w:t>
        </w:r>
        <w:del w:id="5812" w:author="loony bin" w:date="2020-11-15T12:23:00Z">
          <w:r w:rsidR="00113363">
            <w:delText xml:space="preserve"> </w:delText>
          </w:r>
        </w:del>
      </w:ins>
      <w:ins w:id="5813" w:author="loony bin" w:date="2020-11-15T12:26:00Z">
        <w:r w:rsidR="00411DA3">
          <w:t xml:space="preserve"> </w:t>
        </w:r>
      </w:ins>
      <w:ins w:id="5814" w:author="- michi -" w:date="2020-11-14T20:48:00Z">
        <w:r w:rsidR="00113363">
          <w:t>laufen</w:t>
        </w:r>
        <w:del w:id="5815" w:author="loony bin" w:date="2020-11-15T12:23:00Z">
          <w:r w:rsidR="00113363">
            <w:delText xml:space="preserve"> </w:delText>
          </w:r>
        </w:del>
      </w:ins>
      <w:ins w:id="5816" w:author="loony bin" w:date="2020-11-15T12:26:00Z">
        <w:r w:rsidR="00411DA3">
          <w:t xml:space="preserve"> </w:t>
        </w:r>
      </w:ins>
      <w:ins w:id="5817" w:author="- michi -" w:date="2020-11-14T20:48:00Z">
        <w:r w:rsidR="00113363">
          <w:t>lassen</w:t>
        </w:r>
        <w:del w:id="5818" w:author="loony bin" w:date="2020-11-15T12:23:00Z">
          <w:r w:rsidR="00113363">
            <w:delText xml:space="preserve"> </w:delText>
          </w:r>
        </w:del>
      </w:ins>
      <w:ins w:id="5819" w:author="loony bin" w:date="2020-11-15T12:26:00Z">
        <w:r w:rsidR="00411DA3">
          <w:t xml:space="preserve"> </w:t>
        </w:r>
      </w:ins>
      <w:ins w:id="5820" w:author="- michi -" w:date="2020-11-14T20:48:00Z">
        <w:r w:rsidR="00113363">
          <w:t>konnte</w:t>
        </w:r>
        <w:r w:rsidR="000B565C">
          <w:t>.</w:t>
        </w:r>
        <w:del w:id="5821" w:author="loony bin" w:date="2020-11-15T12:23:00Z">
          <w:r w:rsidR="000B565C">
            <w:delText xml:space="preserve"> </w:delText>
          </w:r>
        </w:del>
      </w:ins>
      <w:ins w:id="5822" w:author="loony bin" w:date="2020-11-15T12:26:00Z">
        <w:r w:rsidR="00411DA3">
          <w:t xml:space="preserve"> </w:t>
        </w:r>
      </w:ins>
      <w:ins w:id="5823" w:author="- michi -" w:date="2020-11-14T20:48:00Z">
        <w:r w:rsidR="000B565C">
          <w:t>So</w:t>
        </w:r>
        <w:del w:id="5824" w:author="loony bin" w:date="2020-11-15T12:23:00Z">
          <w:r w:rsidR="000B565C">
            <w:delText xml:space="preserve"> </w:delText>
          </w:r>
        </w:del>
      </w:ins>
      <w:ins w:id="5825" w:author="loony bin" w:date="2020-11-15T12:26:00Z">
        <w:r w:rsidR="00411DA3">
          <w:t xml:space="preserve"> </w:t>
        </w:r>
      </w:ins>
      <w:ins w:id="5826" w:author="- michi -" w:date="2020-11-14T20:48:00Z">
        <w:r w:rsidR="000B565C">
          <w:t>konnte</w:t>
        </w:r>
        <w:del w:id="5827" w:author="loony bin" w:date="2020-11-15T12:23:00Z">
          <w:r w:rsidR="000B565C">
            <w:delText xml:space="preserve"> </w:delText>
          </w:r>
        </w:del>
      </w:ins>
      <w:ins w:id="5828" w:author="loony bin" w:date="2020-11-15T12:26:00Z">
        <w:r w:rsidR="00411DA3">
          <w:t xml:space="preserve"> </w:t>
        </w:r>
      </w:ins>
      <w:ins w:id="5829" w:author="- michi -" w:date="2020-11-14T20:48:00Z">
        <w:r w:rsidR="000B565C">
          <w:t>man</w:t>
        </w:r>
        <w:del w:id="5830" w:author="loony bin" w:date="2020-11-15T12:23:00Z">
          <w:r w:rsidR="000B565C">
            <w:delText xml:space="preserve"> </w:delText>
          </w:r>
        </w:del>
      </w:ins>
      <w:ins w:id="5831" w:author="loony bin" w:date="2020-11-15T12:26:00Z">
        <w:r w:rsidR="00411DA3">
          <w:t xml:space="preserve"> </w:t>
        </w:r>
      </w:ins>
      <w:ins w:id="5832" w:author="- michi -" w:date="2020-11-14T20:48:00Z">
        <w:r w:rsidR="000B565C">
          <w:t>sich</w:t>
        </w:r>
      </w:ins>
      <w:ins w:id="5833" w:author="- michi -" w:date="2020-11-14T20:53:00Z">
        <w:del w:id="5834" w:author="loony bin" w:date="2020-11-15T12:23:00Z">
          <w:r w:rsidR="00A5404A">
            <w:delText xml:space="preserve"> </w:delText>
          </w:r>
        </w:del>
      </w:ins>
      <w:ins w:id="5835" w:author="loony bin" w:date="2020-11-15T12:26:00Z">
        <w:r w:rsidR="00411DA3">
          <w:t xml:space="preserve"> </w:t>
        </w:r>
      </w:ins>
      <w:ins w:id="5836" w:author="- michi -" w:date="2020-11-14T20:53:00Z">
        <w:r w:rsidR="00A5404A">
          <w:t>manchmal</w:t>
        </w:r>
      </w:ins>
      <w:ins w:id="5837" w:author="- michi -" w:date="2020-11-14T20:48:00Z">
        <w:del w:id="5838" w:author="loony bin" w:date="2020-11-15T12:23:00Z">
          <w:r w:rsidR="000B565C">
            <w:delText xml:space="preserve"> </w:delText>
          </w:r>
        </w:del>
      </w:ins>
      <w:ins w:id="5839" w:author="loony bin" w:date="2020-11-15T12:26:00Z">
        <w:r w:rsidR="00411DA3">
          <w:t xml:space="preserve"> </w:t>
        </w:r>
      </w:ins>
      <w:ins w:id="5840" w:author="- michi -" w:date="2020-11-14T20:48:00Z">
        <w:r w:rsidR="000B565C">
          <w:t>in</w:t>
        </w:r>
        <w:del w:id="5841" w:author="loony bin" w:date="2020-11-15T12:23:00Z">
          <w:r w:rsidR="000B565C">
            <w:delText xml:space="preserve"> </w:delText>
          </w:r>
        </w:del>
      </w:ins>
      <w:ins w:id="5842" w:author="loony bin" w:date="2020-11-15T12:26:00Z">
        <w:r w:rsidR="00411DA3">
          <w:t xml:space="preserve"> </w:t>
        </w:r>
      </w:ins>
      <w:ins w:id="5843" w:author="- michi -" w:date="2020-11-14T20:48:00Z">
        <w:r w:rsidR="000B565C">
          <w:t>kleinen</w:t>
        </w:r>
        <w:del w:id="5844" w:author="loony bin" w:date="2020-11-15T12:23:00Z">
          <w:r w:rsidR="000B565C">
            <w:delText xml:space="preserve"> </w:delText>
          </w:r>
        </w:del>
      </w:ins>
      <w:ins w:id="5845" w:author="loony bin" w:date="2020-11-15T12:26:00Z">
        <w:r w:rsidR="00411DA3">
          <w:t xml:space="preserve"> </w:t>
        </w:r>
      </w:ins>
      <w:ins w:id="5846" w:author="- michi -" w:date="2020-11-14T20:48:00Z">
        <w:r w:rsidR="000B565C">
          <w:t>schnellen</w:t>
        </w:r>
        <w:del w:id="5847" w:author="loony bin" w:date="2020-11-15T12:23:00Z">
          <w:r w:rsidR="000B565C">
            <w:delText xml:space="preserve"> </w:delText>
          </w:r>
        </w:del>
      </w:ins>
      <w:ins w:id="5848" w:author="loony bin" w:date="2020-11-15T12:26:00Z">
        <w:r w:rsidR="00411DA3">
          <w:t xml:space="preserve"> </w:t>
        </w:r>
      </w:ins>
      <w:ins w:id="5849" w:author="- michi -" w:date="2020-11-14T20:48:00Z">
        <w:r w:rsidR="000B565C">
          <w:t>Schritten</w:t>
        </w:r>
        <w:del w:id="5850" w:author="loony bin" w:date="2020-11-15T12:23:00Z">
          <w:r w:rsidR="000B565C">
            <w:delText xml:space="preserve"> </w:delText>
          </w:r>
        </w:del>
      </w:ins>
      <w:ins w:id="5851" w:author="loony bin" w:date="2020-11-15T12:26:00Z">
        <w:r w:rsidR="00411DA3">
          <w:t xml:space="preserve"> </w:t>
        </w:r>
      </w:ins>
      <w:ins w:id="5852" w:author="- michi -" w:date="2020-11-14T20:48:00Z">
        <w:r w:rsidR="000B565C">
          <w:t>an</w:t>
        </w:r>
        <w:del w:id="5853" w:author="loony bin" w:date="2020-11-15T12:23:00Z">
          <w:r w:rsidR="000B565C">
            <w:delText xml:space="preserve"> </w:delText>
          </w:r>
        </w:del>
      </w:ins>
      <w:ins w:id="5854" w:author="loony bin" w:date="2020-11-15T12:26:00Z">
        <w:r w:rsidR="00411DA3">
          <w:t xml:space="preserve"> </w:t>
        </w:r>
      </w:ins>
      <w:ins w:id="5855" w:author="- michi -" w:date="2020-11-14T20:48:00Z">
        <w:r w:rsidR="000B565C">
          <w:t>das</w:t>
        </w:r>
        <w:del w:id="5856" w:author="loony bin" w:date="2020-11-15T12:23:00Z">
          <w:r w:rsidR="000B565C">
            <w:delText xml:space="preserve"> </w:delText>
          </w:r>
        </w:del>
      </w:ins>
      <w:ins w:id="5857" w:author="loony bin" w:date="2020-11-15T12:26:00Z">
        <w:r w:rsidR="00411DA3">
          <w:t xml:space="preserve"> </w:t>
        </w:r>
      </w:ins>
      <w:ins w:id="5858" w:author="- michi -" w:date="2020-11-14T20:48:00Z">
        <w:r w:rsidR="000B565C">
          <w:t>gew</w:t>
        </w:r>
      </w:ins>
      <w:ins w:id="5859" w:author="- michi -" w:date="2020-11-14T20:49:00Z">
        <w:r w:rsidR="000B565C">
          <w:t>ünschte</w:t>
        </w:r>
        <w:del w:id="5860" w:author="loony bin" w:date="2020-11-15T12:23:00Z">
          <w:r w:rsidR="000B565C">
            <w:delText xml:space="preserve"> </w:delText>
          </w:r>
        </w:del>
      </w:ins>
      <w:ins w:id="5861" w:author="loony bin" w:date="2020-11-15T12:26:00Z">
        <w:r w:rsidR="00411DA3">
          <w:t xml:space="preserve"> </w:t>
        </w:r>
      </w:ins>
      <w:ins w:id="5862" w:author="- michi -" w:date="2020-11-14T20:49:00Z">
        <w:r w:rsidR="000B565C">
          <w:t>Resultat</w:t>
        </w:r>
        <w:del w:id="5863" w:author="loony bin" w:date="2020-11-15T12:23:00Z">
          <w:r w:rsidR="000B565C">
            <w:delText xml:space="preserve"> </w:delText>
          </w:r>
        </w:del>
      </w:ins>
      <w:ins w:id="5864" w:author="loony bin" w:date="2020-11-15T12:26:00Z">
        <w:r w:rsidR="00411DA3">
          <w:t xml:space="preserve"> </w:t>
        </w:r>
      </w:ins>
      <w:ins w:id="5865" w:author="- michi -" w:date="2020-11-14T20:49:00Z">
        <w:r w:rsidR="000B565C">
          <w:t>herantasten.</w:t>
        </w:r>
      </w:ins>
    </w:p>
    <w:p w14:paraId="4A742D8F" w14:textId="56C16584" w:rsidR="000B565C" w:rsidRDefault="000B565C">
      <w:pPr>
        <w:rPr>
          <w:ins w:id="5866" w:author="joël iselin" w:date="2020-11-15T12:27:00Z"/>
        </w:rPr>
      </w:pPr>
      <w:ins w:id="5867" w:author="- michi -" w:date="2020-11-14T20:49:00Z">
        <w:r>
          <w:t>Für</w:t>
        </w:r>
        <w:del w:id="5868" w:author="loony bin" w:date="2020-11-15T12:23:00Z">
          <w:r>
            <w:delText xml:space="preserve"> </w:delText>
          </w:r>
        </w:del>
      </w:ins>
      <w:ins w:id="5869" w:author="loony bin" w:date="2020-11-15T12:26:00Z">
        <w:r w:rsidR="00411DA3">
          <w:t xml:space="preserve"> </w:t>
        </w:r>
      </w:ins>
      <w:ins w:id="5870" w:author="- michi -" w:date="2020-11-14T20:49:00Z">
        <w:r>
          <w:t>grössere</w:t>
        </w:r>
        <w:del w:id="5871" w:author="loony bin" w:date="2020-11-15T12:23:00Z">
          <w:r>
            <w:delText xml:space="preserve"> </w:delText>
          </w:r>
        </w:del>
      </w:ins>
      <w:ins w:id="5872" w:author="loony bin" w:date="2020-11-15T12:26:00Z">
        <w:r w:rsidR="00411DA3">
          <w:t xml:space="preserve"> </w:t>
        </w:r>
      </w:ins>
      <w:ins w:id="5873" w:author="- michi -" w:date="2020-11-14T20:49:00Z">
        <w:r w:rsidR="00332877">
          <w:t>und</w:t>
        </w:r>
        <w:del w:id="5874" w:author="loony bin" w:date="2020-11-15T12:23:00Z">
          <w:r w:rsidR="00332877">
            <w:delText xml:space="preserve"> </w:delText>
          </w:r>
        </w:del>
      </w:ins>
      <w:ins w:id="5875" w:author="loony bin" w:date="2020-11-15T12:26:00Z">
        <w:r w:rsidR="00411DA3">
          <w:t xml:space="preserve"> </w:t>
        </w:r>
      </w:ins>
      <w:ins w:id="5876" w:author="- michi -" w:date="2020-11-14T20:49:00Z">
        <w:r w:rsidR="00332877">
          <w:t>komplexer</w:t>
        </w:r>
      </w:ins>
      <w:ins w:id="5877" w:author="- michi -" w:date="2020-11-14T20:50:00Z">
        <w:r w:rsidR="00A64B36">
          <w:t>e</w:t>
        </w:r>
      </w:ins>
      <w:ins w:id="5878" w:author="- michi -" w:date="2020-11-14T20:49:00Z">
        <w:del w:id="5879" w:author="loony bin" w:date="2020-11-15T12:23:00Z">
          <w:r w:rsidR="00332877">
            <w:delText xml:space="preserve"> </w:delText>
          </w:r>
        </w:del>
      </w:ins>
      <w:ins w:id="5880" w:author="loony bin" w:date="2020-11-15T12:26:00Z">
        <w:r w:rsidR="00411DA3">
          <w:t xml:space="preserve"> </w:t>
        </w:r>
      </w:ins>
      <w:ins w:id="5881" w:author="- michi -" w:date="2020-11-14T20:49:00Z">
        <w:r>
          <w:t>Anwendungen</w:t>
        </w:r>
        <w:del w:id="5882" w:author="loony bin" w:date="2020-11-15T12:23:00Z">
          <w:r w:rsidR="00332877">
            <w:delText xml:space="preserve"> </w:delText>
          </w:r>
        </w:del>
      </w:ins>
      <w:ins w:id="5883" w:author="loony bin" w:date="2020-11-15T12:26:00Z">
        <w:r w:rsidR="00411DA3">
          <w:t xml:space="preserve"> </w:t>
        </w:r>
      </w:ins>
      <w:ins w:id="5884" w:author="- michi -" w:date="2020-11-14T20:52:00Z">
        <w:r w:rsidR="007232A0">
          <w:t>wäre</w:t>
        </w:r>
      </w:ins>
      <w:ins w:id="5885" w:author="- michi -" w:date="2020-11-14T20:49:00Z">
        <w:del w:id="5886" w:author="loony bin" w:date="2020-11-15T12:23:00Z">
          <w:r w:rsidR="00332877">
            <w:delText xml:space="preserve"> </w:delText>
          </w:r>
        </w:del>
      </w:ins>
      <w:ins w:id="5887" w:author="loony bin" w:date="2020-11-15T12:26:00Z">
        <w:r w:rsidR="00411DA3">
          <w:t xml:space="preserve"> </w:t>
        </w:r>
      </w:ins>
      <w:ins w:id="5888" w:author="- michi -" w:date="2020-11-14T20:49:00Z">
        <w:del w:id="5889" w:author="loony bin" w:date="2020-11-15T10:43:00Z">
          <w:r w:rsidR="00332877">
            <w:delText>PowerShell</w:delText>
          </w:r>
        </w:del>
      </w:ins>
      <w:proofErr w:type="spellStart"/>
      <w:ins w:id="5890" w:author="loony bin" w:date="2020-11-15T10:43:00Z">
        <w:r w:rsidR="00F74F63">
          <w:t>Powershell</w:t>
        </w:r>
      </w:ins>
      <w:proofErr w:type="spellEnd"/>
      <w:ins w:id="5891" w:author="- michi -" w:date="2020-11-14T20:49:00Z">
        <w:del w:id="5892" w:author="loony bin" w:date="2020-11-15T12:23:00Z">
          <w:r w:rsidR="00332877">
            <w:delText xml:space="preserve"> </w:delText>
          </w:r>
        </w:del>
      </w:ins>
      <w:ins w:id="5893" w:author="loony bin" w:date="2020-11-15T12:26:00Z">
        <w:r w:rsidR="00411DA3">
          <w:t xml:space="preserve"> </w:t>
        </w:r>
      </w:ins>
      <w:ins w:id="5894" w:author="- michi -" w:date="2020-11-14T20:49:00Z">
        <w:r w:rsidR="00332877">
          <w:t>nicht</w:t>
        </w:r>
        <w:del w:id="5895" w:author="loony bin" w:date="2020-11-15T12:23:00Z">
          <w:r w:rsidR="00332877">
            <w:delText xml:space="preserve"> </w:delText>
          </w:r>
        </w:del>
      </w:ins>
      <w:ins w:id="5896" w:author="loony bin" w:date="2020-11-15T12:26:00Z">
        <w:r w:rsidR="00411DA3">
          <w:t xml:space="preserve"> </w:t>
        </w:r>
      </w:ins>
      <w:ins w:id="5897" w:author="- michi -" w:date="2020-11-14T20:49:00Z">
        <w:r w:rsidR="00332877">
          <w:t>das</w:t>
        </w:r>
        <w:del w:id="5898" w:author="loony bin" w:date="2020-11-15T12:23:00Z">
          <w:r w:rsidR="00332877">
            <w:delText xml:space="preserve"> </w:delText>
          </w:r>
        </w:del>
      </w:ins>
      <w:ins w:id="5899" w:author="loony bin" w:date="2020-11-15T12:26:00Z">
        <w:r w:rsidR="00411DA3">
          <w:t xml:space="preserve"> </w:t>
        </w:r>
      </w:ins>
      <w:ins w:id="5900" w:author="- michi -" w:date="2020-11-14T20:49:00Z">
        <w:r w:rsidR="00332877">
          <w:t>Werkzeug</w:t>
        </w:r>
      </w:ins>
      <w:ins w:id="5901" w:author="- michi -" w:date="2020-11-14T20:50:00Z">
        <w:del w:id="5902" w:author="loony bin" w:date="2020-11-15T12:23:00Z">
          <w:r w:rsidR="00332877">
            <w:delText xml:space="preserve"> </w:delText>
          </w:r>
        </w:del>
      </w:ins>
      <w:ins w:id="5903" w:author="loony bin" w:date="2020-11-15T12:26:00Z">
        <w:r w:rsidR="00411DA3">
          <w:t xml:space="preserve"> </w:t>
        </w:r>
      </w:ins>
      <w:ins w:id="5904" w:author="- michi -" w:date="2020-11-14T20:50:00Z">
        <w:r w:rsidR="00332877">
          <w:t>unserer</w:t>
        </w:r>
        <w:del w:id="5905" w:author="loony bin" w:date="2020-11-15T12:23:00Z">
          <w:r w:rsidR="00332877">
            <w:delText xml:space="preserve"> </w:delText>
          </w:r>
        </w:del>
      </w:ins>
      <w:ins w:id="5906" w:author="loony bin" w:date="2020-11-15T12:26:00Z">
        <w:r w:rsidR="00411DA3">
          <w:t xml:space="preserve"> </w:t>
        </w:r>
      </w:ins>
      <w:ins w:id="5907" w:author="- michi -" w:date="2020-11-14T20:50:00Z">
        <w:r w:rsidR="00332877">
          <w:t>Wahl</w:t>
        </w:r>
        <w:r w:rsidR="006F6C9F">
          <w:t>,</w:t>
        </w:r>
        <w:del w:id="5908" w:author="loony bin" w:date="2020-11-15T12:23:00Z">
          <w:r w:rsidR="006F6C9F">
            <w:delText xml:space="preserve"> </w:delText>
          </w:r>
        </w:del>
      </w:ins>
      <w:ins w:id="5909" w:author="loony bin" w:date="2020-11-15T12:26:00Z">
        <w:r w:rsidR="00411DA3">
          <w:t xml:space="preserve"> </w:t>
        </w:r>
      </w:ins>
      <w:ins w:id="5910" w:author="- michi -" w:date="2020-11-14T20:50:00Z">
        <w:r w:rsidR="006F6C9F">
          <w:t>für</w:t>
        </w:r>
        <w:del w:id="5911" w:author="loony bin" w:date="2020-11-15T12:23:00Z">
          <w:r w:rsidR="006F6C9F">
            <w:delText xml:space="preserve"> </w:delText>
          </w:r>
        </w:del>
      </w:ins>
      <w:ins w:id="5912" w:author="loony bin" w:date="2020-11-15T12:26:00Z">
        <w:r w:rsidR="00411DA3">
          <w:t xml:space="preserve"> </w:t>
        </w:r>
      </w:ins>
      <w:ins w:id="5913" w:author="- michi -" w:date="2020-11-14T20:50:00Z">
        <w:r w:rsidR="006F6C9F">
          <w:t>kleinere</w:t>
        </w:r>
        <w:del w:id="5914" w:author="loony bin" w:date="2020-11-15T12:23:00Z">
          <w:r w:rsidR="006F6C9F">
            <w:delText xml:space="preserve"> </w:delText>
          </w:r>
        </w:del>
      </w:ins>
      <w:ins w:id="5915" w:author="loony bin" w:date="2020-11-15T12:26:00Z">
        <w:r w:rsidR="00411DA3">
          <w:t xml:space="preserve"> </w:t>
        </w:r>
      </w:ins>
      <w:ins w:id="5916" w:author="- michi -" w:date="2020-11-14T20:54:00Z">
        <w:r w:rsidR="00FF69EE">
          <w:t>A</w:t>
        </w:r>
      </w:ins>
      <w:ins w:id="5917" w:author="- michi -" w:date="2020-11-14T20:50:00Z">
        <w:r w:rsidR="006F6C9F">
          <w:t>nwendungen</w:t>
        </w:r>
      </w:ins>
      <w:ins w:id="5918" w:author="- michi -" w:date="2020-11-14T20:51:00Z">
        <w:del w:id="5919" w:author="loony bin" w:date="2020-11-15T12:23:00Z">
          <w:r w:rsidR="006F6C9F">
            <w:delText xml:space="preserve"> </w:delText>
          </w:r>
        </w:del>
      </w:ins>
      <w:ins w:id="5920" w:author="loony bin" w:date="2020-11-15T12:26:00Z">
        <w:r w:rsidR="00411DA3">
          <w:t xml:space="preserve"> </w:t>
        </w:r>
      </w:ins>
      <w:ins w:id="5921" w:author="- michi -" w:date="2020-11-14T20:54:00Z">
        <w:r w:rsidR="00FF69EE">
          <w:t>und</w:t>
        </w:r>
        <w:del w:id="5922" w:author="loony bin" w:date="2020-11-15T12:23:00Z">
          <w:r w:rsidR="00FF69EE">
            <w:delText xml:space="preserve"> </w:delText>
          </w:r>
        </w:del>
      </w:ins>
      <w:ins w:id="5923" w:author="loony bin" w:date="2020-11-15T12:26:00Z">
        <w:r w:rsidR="00411DA3">
          <w:t xml:space="preserve"> </w:t>
        </w:r>
      </w:ins>
      <w:ins w:id="5924" w:author="- michi -" w:date="2020-11-14T20:54:00Z">
        <w:r w:rsidR="00FF69EE">
          <w:t>Tools</w:t>
        </w:r>
        <w:del w:id="5925" w:author="loony bin" w:date="2020-11-15T12:23:00Z">
          <w:r w:rsidR="00FF69EE">
            <w:delText xml:space="preserve"> </w:delText>
          </w:r>
        </w:del>
      </w:ins>
      <w:ins w:id="5926" w:author="loony bin" w:date="2020-11-15T12:26:00Z">
        <w:r w:rsidR="00411DA3">
          <w:t xml:space="preserve"> </w:t>
        </w:r>
      </w:ins>
      <w:ins w:id="5927" w:author="- michi -" w:date="2020-11-14T20:54:00Z">
        <w:r w:rsidR="00FF69EE">
          <w:t>ist</w:t>
        </w:r>
        <w:del w:id="5928" w:author="loony bin" w:date="2020-11-15T12:23:00Z">
          <w:r w:rsidR="00FF69EE">
            <w:delText xml:space="preserve"> </w:delText>
          </w:r>
        </w:del>
      </w:ins>
      <w:ins w:id="5929" w:author="loony bin" w:date="2020-11-15T12:26:00Z">
        <w:r w:rsidR="00411DA3">
          <w:t xml:space="preserve"> </w:t>
        </w:r>
      </w:ins>
      <w:ins w:id="5930" w:author="- michi -" w:date="2020-11-14T20:54:00Z">
        <w:r w:rsidR="00FF69EE">
          <w:t>es</w:t>
        </w:r>
        <w:del w:id="5931" w:author="loony bin" w:date="2020-11-15T12:23:00Z">
          <w:r w:rsidR="00FF69EE">
            <w:delText xml:space="preserve"> </w:delText>
          </w:r>
        </w:del>
      </w:ins>
      <w:ins w:id="5932" w:author="loony bin" w:date="2020-11-15T12:26:00Z">
        <w:r w:rsidR="00411DA3">
          <w:t xml:space="preserve"> </w:t>
        </w:r>
      </w:ins>
      <w:ins w:id="5933" w:author="- michi -" w:date="2020-11-14T20:54:00Z">
        <w:r w:rsidR="00FF69EE">
          <w:t>aber</w:t>
        </w:r>
        <w:del w:id="5934" w:author="loony bin" w:date="2020-11-15T12:23:00Z">
          <w:r w:rsidR="00FF69EE">
            <w:delText xml:space="preserve"> </w:delText>
          </w:r>
        </w:del>
      </w:ins>
      <w:ins w:id="5935" w:author="loony bin" w:date="2020-11-15T12:26:00Z">
        <w:r w:rsidR="00411DA3">
          <w:t xml:space="preserve"> </w:t>
        </w:r>
      </w:ins>
      <w:ins w:id="5936" w:author="- michi -" w:date="2020-11-14T20:54:00Z">
        <w:r w:rsidR="00FF69EE">
          <w:t>sicher</w:t>
        </w:r>
        <w:del w:id="5937" w:author="loony bin" w:date="2020-11-15T12:23:00Z">
          <w:r w:rsidR="00FF69EE">
            <w:delText xml:space="preserve"> </w:delText>
          </w:r>
        </w:del>
      </w:ins>
      <w:ins w:id="5938" w:author="loony bin" w:date="2020-11-15T12:26:00Z">
        <w:r w:rsidR="00411DA3">
          <w:t xml:space="preserve"> </w:t>
        </w:r>
      </w:ins>
      <w:ins w:id="5939" w:author="- michi -" w:date="2020-11-14T20:54:00Z">
        <w:r w:rsidR="00FF69EE">
          <w:t>eine</w:t>
        </w:r>
        <w:del w:id="5940" w:author="loony bin" w:date="2020-11-15T12:23:00Z">
          <w:r w:rsidR="00FF69EE">
            <w:delText xml:space="preserve"> </w:delText>
          </w:r>
        </w:del>
      </w:ins>
      <w:ins w:id="5941" w:author="loony bin" w:date="2020-11-15T12:26:00Z">
        <w:r w:rsidR="00411DA3">
          <w:t xml:space="preserve"> </w:t>
        </w:r>
      </w:ins>
      <w:ins w:id="5942" w:author="- michi -" w:date="2020-11-14T20:54:00Z">
        <w:r w:rsidR="00FF69EE">
          <w:t>Überlegung</w:t>
        </w:r>
        <w:del w:id="5943" w:author="loony bin" w:date="2020-11-15T12:23:00Z">
          <w:r w:rsidR="00FF69EE">
            <w:delText xml:space="preserve"> </w:delText>
          </w:r>
        </w:del>
      </w:ins>
      <w:ins w:id="5944" w:author="loony bin" w:date="2020-11-15T12:26:00Z">
        <w:r w:rsidR="00411DA3">
          <w:t xml:space="preserve"> </w:t>
        </w:r>
      </w:ins>
      <w:ins w:id="5945" w:author="- michi -" w:date="2020-11-14T20:54:00Z">
        <w:r w:rsidR="00FF69EE">
          <w:t>wert</w:t>
        </w:r>
      </w:ins>
      <w:ins w:id="5946" w:author="- michi -" w:date="2020-11-14T20:52:00Z">
        <w:r w:rsidR="007232A0">
          <w:t>.</w:t>
        </w:r>
      </w:ins>
    </w:p>
    <w:p w14:paraId="6B7640A7" w14:textId="77777777" w:rsidR="00C51448" w:rsidRDefault="00C51448">
      <w:pPr>
        <w:rPr>
          <w:ins w:id="5947" w:author="joël iselin" w:date="2020-11-15T12:27:00Z"/>
        </w:rPr>
      </w:pPr>
    </w:p>
    <w:p w14:paraId="4972FAB4" w14:textId="5807767B" w:rsidR="00C51448" w:rsidRPr="00595500" w:rsidRDefault="00C51448" w:rsidP="00C51448">
      <w:pPr>
        <w:pStyle w:val="Heading1"/>
        <w:rPr>
          <w:ins w:id="5948" w:author="joël iselin" w:date="2020-11-15T12:27:00Z"/>
        </w:rPr>
      </w:pPr>
      <w:ins w:id="5949" w:author="joël iselin" w:date="2020-11-15T12:27:00Z">
        <w:r w:rsidRPr="00595500">
          <w:t>S</w:t>
        </w:r>
        <w:r>
          <w:t>ource Code</w:t>
        </w:r>
      </w:ins>
    </w:p>
    <w:p w14:paraId="07BBC4A1" w14:textId="69F4483F" w:rsidR="00C51448" w:rsidRDefault="007A1C6A">
      <w:pPr>
        <w:rPr>
          <w:ins w:id="5950" w:author="joël iselin" w:date="2020-11-15T12:27:00Z"/>
        </w:rPr>
      </w:pPr>
      <w:ins w:id="5951" w:author="joël iselin" w:date="2020-11-15T12:27:00Z">
        <w:r>
          <w:fldChar w:fldCharType="begin"/>
        </w:r>
        <w:r>
          <w:instrText xml:space="preserve"> HYPERLINK "</w:instrText>
        </w:r>
        <w:r w:rsidRPr="007A1C6A">
          <w:instrText>https://github.com/loony/scriptingPowershellMySQLWPFChartDiagram</w:instrText>
        </w:r>
        <w:r>
          <w:instrText xml:space="preserve">" </w:instrText>
        </w:r>
        <w:r>
          <w:fldChar w:fldCharType="separate"/>
        </w:r>
        <w:r w:rsidRPr="00567593">
          <w:rPr>
            <w:rStyle w:val="Hyperlink"/>
          </w:rPr>
          <w:t>https://github.com/loony/scriptingPowershellMySQLWPFChartDiagram</w:t>
        </w:r>
        <w:r>
          <w:fldChar w:fldCharType="end"/>
        </w:r>
      </w:ins>
    </w:p>
    <w:p w14:paraId="280F7237" w14:textId="77777777" w:rsidR="007A1C6A" w:rsidRDefault="007A1C6A">
      <w:pPr>
        <w:rPr>
          <w:ins w:id="5952" w:author="- michi -" w:date="2020-11-14T20:39:00Z"/>
        </w:rPr>
      </w:pPr>
    </w:p>
    <w:p w14:paraId="6DD081D8" w14:textId="7B6A8C9A" w:rsidR="0078462C" w:rsidRPr="00B553CC" w:rsidRDefault="00D35980">
      <w:ins w:id="5953" w:author="- michi -" w:date="2020-11-14T20:38:00Z">
        <w:del w:id="5954" w:author="loony bin" w:date="2020-11-15T10:48:00Z">
          <w:r w:rsidRPr="00B553CC">
            <w:delText xml:space="preserve"> </w:delText>
          </w:r>
        </w:del>
      </w:ins>
      <w:r w:rsidR="0078462C" w:rsidRPr="00B553CC">
        <w:br w:type="page"/>
      </w:r>
    </w:p>
    <w:p w14:paraId="7312385F" w14:textId="77777777" w:rsidR="0078462C" w:rsidRPr="00595500" w:rsidRDefault="0078462C">
      <w:pPr>
        <w:pStyle w:val="Heading1"/>
        <w:pPrChange w:id="5955" w:author="- michi -" w:date="2020-11-14T21:10:00Z">
          <w:pPr/>
        </w:pPrChange>
      </w:pPr>
      <w:bookmarkStart w:id="5956" w:name="_Toc56280986"/>
      <w:r w:rsidRPr="00595500">
        <w:lastRenderedPageBreak/>
        <w:t>Quellenverzeichnis</w:t>
      </w:r>
      <w:bookmarkEnd w:id="5956"/>
    </w:p>
    <w:p w14:paraId="1D098CED" w14:textId="77777777" w:rsidR="0078462C" w:rsidRPr="001E5F55" w:rsidRDefault="0078462C">
      <w:pPr>
        <w:pStyle w:val="BodyText"/>
        <w:rPr>
          <w:lang w:eastAsia="de-CH"/>
        </w:rPr>
        <w:pPrChange w:id="5957" w:author="- michi -" w:date="2020-11-14T21:10:00Z">
          <w:pPr>
            <w:pStyle w:val="Heading1"/>
          </w:pPr>
        </w:pPrChange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379"/>
      </w:tblGrid>
      <w:tr w:rsidR="0078462C" w:rsidRPr="00C51448" w14:paraId="701646CC" w14:textId="77777777" w:rsidTr="0081433A">
        <w:tc>
          <w:tcPr>
            <w:tcW w:w="9379" w:type="dxa"/>
          </w:tcPr>
          <w:p w14:paraId="12700FAE" w14:textId="7A69CE4A" w:rsidR="0078462C" w:rsidRPr="00C51448" w:rsidRDefault="0078462C">
            <w:pPr>
              <w:pPrChange w:id="5958" w:author="- michi -" w:date="2020-11-14T21:10:00Z">
                <w:pPr>
                  <w:pStyle w:val="BodyText"/>
                </w:pPr>
              </w:pPrChange>
            </w:pPr>
            <w:r w:rsidRPr="00F74F63">
              <w:rPr>
                <w:lang w:val="en-GB"/>
              </w:rPr>
              <w:t>https://www.admin-magazin.de/Das-Heft/2018/05/Datenbankzugriffe-mit-der-</w:t>
            </w:r>
            <w:del w:id="5959" w:author="loony bin" w:date="2020-11-15T10:43:00Z">
              <w:r w:rsidR="00E906BD" w:rsidRPr="00F74F63">
                <w:rPr>
                  <w:lang w:val="en-GB"/>
                </w:rPr>
                <w:delText>PowerShell</w:delText>
              </w:r>
            </w:del>
            <w:ins w:id="5960" w:author="loony bin" w:date="2020-11-15T10:43:00Z">
              <w:r w:rsidR="00F74F63">
                <w:rPr>
                  <w:lang w:val="en-GB"/>
                </w:rPr>
                <w:t>Powershell</w:t>
              </w:r>
            </w:ins>
          </w:p>
        </w:tc>
      </w:tr>
      <w:tr w:rsidR="0078462C" w:rsidRPr="00C51448" w14:paraId="1C512B01" w14:textId="77777777" w:rsidTr="0081433A">
        <w:tc>
          <w:tcPr>
            <w:tcW w:w="9379" w:type="dxa"/>
          </w:tcPr>
          <w:p w14:paraId="21A6EFFB" w14:textId="481BE584" w:rsidR="0078462C" w:rsidRPr="00F74F63" w:rsidRDefault="0078462C">
            <w:pPr>
              <w:rPr>
                <w:lang w:val="en-GB"/>
                <w:rPrChange w:id="5961" w:author="loony bin" w:date="2020-11-15T10:43:00Z">
                  <w:rPr/>
                </w:rPrChange>
              </w:rPr>
              <w:pPrChange w:id="5962" w:author="- michi -" w:date="2020-11-14T21:10:00Z">
                <w:pPr>
                  <w:autoSpaceDE/>
                  <w:autoSpaceDN/>
                  <w:adjustRightInd/>
                  <w:spacing w:after="0" w:line="240" w:lineRule="auto"/>
                  <w:ind w:left="0" w:right="0"/>
                  <w:contextualSpacing w:val="0"/>
                  <w:jc w:val="left"/>
                </w:pPr>
              </w:pPrChange>
            </w:pPr>
            <w:r w:rsidRPr="00F74F63">
              <w:rPr>
                <w:lang w:val="en-GB"/>
                <w:rPrChange w:id="5963" w:author="loony bin" w:date="2020-11-15T10:43:00Z">
                  <w:rPr/>
                </w:rPrChange>
              </w:rPr>
              <w:t>https://www.script-example.com/</w:t>
            </w:r>
            <w:del w:id="5964" w:author="loony bin" w:date="2020-11-15T10:43:00Z">
              <w:r w:rsidR="00E906BD" w:rsidRPr="00F74F63">
                <w:rPr>
                  <w:lang w:val="en-GB"/>
                  <w:rPrChange w:id="5965" w:author="loony bin" w:date="2020-11-15T10:43:00Z">
                    <w:rPr/>
                  </w:rPrChange>
                </w:rPr>
                <w:delText>PowerShell</w:delText>
              </w:r>
            </w:del>
            <w:ins w:id="5966" w:author="loony bin" w:date="2020-11-15T10:43:00Z">
              <w:r w:rsidR="00F74F63">
                <w:rPr>
                  <w:lang w:val="en-GB"/>
                </w:rPr>
                <w:t>Powershell</w:t>
              </w:r>
            </w:ins>
            <w:r w:rsidRPr="00F74F63">
              <w:rPr>
                <w:lang w:val="en-GB"/>
                <w:rPrChange w:id="5967" w:author="loony bin" w:date="2020-11-15T10:43:00Z">
                  <w:rPr/>
                </w:rPrChange>
              </w:rPr>
              <w:t>-wpf-gui</w:t>
            </w:r>
          </w:p>
        </w:tc>
      </w:tr>
      <w:tr w:rsidR="0078462C" w:rsidRPr="00C51448" w14:paraId="17E8DADA" w14:textId="77777777" w:rsidTr="0081433A">
        <w:tc>
          <w:tcPr>
            <w:tcW w:w="9379" w:type="dxa"/>
          </w:tcPr>
          <w:p w14:paraId="70EB8F64" w14:textId="7140E3E0" w:rsidR="0078462C" w:rsidRPr="00F74F63" w:rsidRDefault="00F33377">
            <w:pPr>
              <w:rPr>
                <w:lang w:val="en-GB"/>
                <w:rPrChange w:id="5968" w:author="loony bin" w:date="2020-11-15T10:43:00Z">
                  <w:rPr/>
                </w:rPrChange>
              </w:rPr>
              <w:pPrChange w:id="5969" w:author="- michi -" w:date="2020-11-14T21:10:00Z">
                <w:pPr>
                  <w:autoSpaceDE/>
                  <w:autoSpaceDN/>
                  <w:adjustRightInd/>
                  <w:spacing w:after="0" w:line="240" w:lineRule="auto"/>
                  <w:ind w:left="0" w:right="0"/>
                  <w:contextualSpacing w:val="0"/>
                  <w:jc w:val="left"/>
                </w:pPr>
              </w:pPrChange>
            </w:pPr>
            <w:ins w:id="5970" w:author="- michi -" w:date="2020-11-14T20:08:00Z">
              <w:r w:rsidRPr="00F74F63">
                <w:rPr>
                  <w:lang w:val="en-GB"/>
                  <w:rPrChange w:id="5971" w:author="loony bin" w:date="2020-11-15T10:43:00Z">
                    <w:rPr/>
                  </w:rPrChange>
                </w:rPr>
                <w:t>https://dzone.com/articles/verify-database-access-with-</w:t>
              </w:r>
              <w:del w:id="5972" w:author="loony bin" w:date="2020-11-15T10:43:00Z">
                <w:r w:rsidRPr="00F74F63">
                  <w:rPr>
                    <w:lang w:val="en-GB"/>
                    <w:rPrChange w:id="5973" w:author="loony bin" w:date="2020-11-15T10:43:00Z">
                      <w:rPr/>
                    </w:rPrChange>
                  </w:rPr>
                  <w:delText>powershell</w:delText>
                </w:r>
              </w:del>
            </w:ins>
            <w:ins w:id="5974" w:author="loony bin" w:date="2020-11-15T10:43:00Z">
              <w:r w:rsidR="00F74F63">
                <w:rPr>
                  <w:lang w:val="en-GB"/>
                </w:rPr>
                <w:t>Powershell</w:t>
              </w:r>
            </w:ins>
            <w:ins w:id="5975" w:author="- michi -" w:date="2020-11-14T20:08:00Z">
              <w:r w:rsidRPr="00F74F63">
                <w:rPr>
                  <w:lang w:val="en-GB"/>
                  <w:rPrChange w:id="5976" w:author="loony bin" w:date="2020-11-15T10:43:00Z">
                    <w:rPr/>
                  </w:rPrChange>
                </w:rPr>
                <w:t>-1</w:t>
              </w:r>
            </w:ins>
          </w:p>
        </w:tc>
      </w:tr>
      <w:tr w:rsidR="0078462C" w:rsidRPr="00C51448" w14:paraId="0F20BCB5" w14:textId="77777777" w:rsidTr="0081433A">
        <w:tc>
          <w:tcPr>
            <w:tcW w:w="9379" w:type="dxa"/>
          </w:tcPr>
          <w:p w14:paraId="5B20A9D8" w14:textId="0744451A" w:rsidR="0078462C" w:rsidRPr="001A0B0E" w:rsidRDefault="009C38D0">
            <w:pPr>
              <w:pPrChange w:id="5977" w:author="- michi -" w:date="2020-11-14T21:10:00Z">
                <w:pPr>
                  <w:autoSpaceDE/>
                  <w:autoSpaceDN/>
                  <w:adjustRightInd/>
                  <w:spacing w:after="0" w:line="240" w:lineRule="auto"/>
                  <w:ind w:left="0" w:right="0"/>
                  <w:contextualSpacing w:val="0"/>
                  <w:jc w:val="left"/>
                </w:pPr>
              </w:pPrChange>
            </w:pPr>
            <w:ins w:id="5978" w:author="joël iselin" w:date="2020-11-15T12:48:00Z">
              <w:r w:rsidRPr="001A0B0E">
                <w:rPr>
                  <w:rPrChange w:id="5979" w:author="loony bin" w:date="2020-11-15T12:58:00Z">
                    <w:rPr>
                      <w:lang w:val="en-GB"/>
                    </w:rPr>
                  </w:rPrChange>
                </w:rPr>
                <w:t>https://www.script-example.com/powershell-wpf-gui</w:t>
              </w:r>
            </w:ins>
          </w:p>
        </w:tc>
      </w:tr>
      <w:tr w:rsidR="00487F27" w:rsidRPr="00487F27" w14:paraId="01F7895F" w14:textId="77777777" w:rsidTr="0081433A">
        <w:trPr>
          <w:ins w:id="5980" w:author="joël iselin" w:date="2020-11-15T12:49:00Z"/>
        </w:trPr>
        <w:tc>
          <w:tcPr>
            <w:tcW w:w="9379" w:type="dxa"/>
          </w:tcPr>
          <w:p w14:paraId="55503B15" w14:textId="775E4D80" w:rsidR="00487F27" w:rsidRPr="001A0B0E" w:rsidRDefault="007141B4" w:rsidP="007141B4">
            <w:pPr>
              <w:rPr>
                <w:ins w:id="5981" w:author="joël iselin" w:date="2020-11-15T12:49:00Z"/>
                <w:rPrChange w:id="5982" w:author="loony bin" w:date="2020-11-15T12:58:00Z">
                  <w:rPr>
                    <w:ins w:id="5983" w:author="joël iselin" w:date="2020-11-15T12:49:00Z"/>
                    <w:lang w:val="en-GB"/>
                  </w:rPr>
                </w:rPrChange>
              </w:rPr>
            </w:pPr>
            <w:ins w:id="5984" w:author="joël iselin" w:date="2020-11-15T12:49:00Z">
              <w:r w:rsidRPr="001A0B0E">
                <w:rPr>
                  <w:rPrChange w:id="5985" w:author="loony bin" w:date="2020-11-15T12:58:00Z">
                    <w:rPr>
                      <w:lang w:val="en-GB"/>
                    </w:rPr>
                  </w:rPrChange>
                </w:rPr>
                <w:t>https://docs.microsoft.com/en-us/archive/msdn-magazine/2011/july/msdn-magazine-windows-powershell-with-wpf-secrets-to-building-a-wpf-application-in-windows-powershell</w:t>
              </w:r>
            </w:ins>
          </w:p>
        </w:tc>
      </w:tr>
      <w:tr w:rsidR="00487F27" w:rsidRPr="00487F27" w14:paraId="75EF5FD7" w14:textId="77777777" w:rsidTr="0081433A">
        <w:trPr>
          <w:ins w:id="5986" w:author="joël iselin" w:date="2020-11-15T12:49:00Z"/>
        </w:trPr>
        <w:tc>
          <w:tcPr>
            <w:tcW w:w="9379" w:type="dxa"/>
          </w:tcPr>
          <w:p w14:paraId="105DB4D7" w14:textId="373AC514" w:rsidR="00487F27" w:rsidRPr="001A0B0E" w:rsidRDefault="005A4A02">
            <w:pPr>
              <w:rPr>
                <w:ins w:id="5987" w:author="joël iselin" w:date="2020-11-15T12:49:00Z"/>
                <w:rPrChange w:id="5988" w:author="loony bin" w:date="2020-11-15T12:58:00Z">
                  <w:rPr>
                    <w:ins w:id="5989" w:author="joël iselin" w:date="2020-11-15T12:49:00Z"/>
                    <w:lang w:val="en-GB"/>
                  </w:rPr>
                </w:rPrChange>
              </w:rPr>
            </w:pPr>
            <w:ins w:id="5990" w:author="joël iselin" w:date="2020-11-15T12:49:00Z">
              <w:r w:rsidRPr="001A0B0E">
                <w:rPr>
                  <w:rPrChange w:id="5991" w:author="loony bin" w:date="2020-11-15T12:58:00Z">
                    <w:rPr>
                      <w:lang w:val="en-GB"/>
                    </w:rPr>
                  </w:rPrChange>
                </w:rPr>
                <w:t>https://attilakrick.com/powershell/gui-mit-powershell-erstellen/</w:t>
              </w:r>
            </w:ins>
          </w:p>
        </w:tc>
      </w:tr>
    </w:tbl>
    <w:p w14:paraId="75F41B2E" w14:textId="77777777" w:rsidR="0078462C" w:rsidRPr="001A0B0E" w:rsidRDefault="0078462C">
      <w:pPr>
        <w:pPrChange w:id="5992" w:author="- michi -" w:date="2020-11-14T21:10:00Z">
          <w:pPr>
            <w:autoSpaceDE/>
            <w:autoSpaceDN/>
            <w:adjustRightInd/>
            <w:spacing w:after="0" w:line="240" w:lineRule="auto"/>
            <w:ind w:left="0" w:right="0"/>
            <w:contextualSpacing w:val="0"/>
            <w:jc w:val="left"/>
          </w:pPr>
        </w:pPrChange>
      </w:pPr>
    </w:p>
    <w:p w14:paraId="30C3B317" w14:textId="77777777" w:rsidR="0078462C" w:rsidRPr="00595500" w:rsidRDefault="0078462C" w:rsidP="00DD3199">
      <w:pPr>
        <w:pStyle w:val="Heading1"/>
        <w:rPr>
          <w:rStyle w:val="Emphasis"/>
          <w:rFonts w:cs="Times New Roman"/>
          <w:sz w:val="32"/>
          <w:szCs w:val="32"/>
        </w:rPr>
      </w:pPr>
      <w:bookmarkStart w:id="5993" w:name="_Toc56280987"/>
      <w:r w:rsidRPr="00B553CC">
        <w:rPr>
          <w:rStyle w:val="Emphasis"/>
          <w:rFonts w:cs="Times New Roman"/>
          <w:b/>
          <w:sz w:val="32"/>
          <w:szCs w:val="32"/>
          <w:lang w:val="de-CH"/>
          <w:rPrChange w:id="5994" w:author="- michi -" w:date="2020-11-14T20:36:00Z">
            <w:rPr>
              <w:rStyle w:val="Emphasis"/>
              <w:rFonts w:cs="Times New Roman"/>
              <w:sz w:val="32"/>
              <w:szCs w:val="32"/>
              <w:lang w:val="de-CH"/>
            </w:rPr>
          </w:rPrChange>
        </w:rPr>
        <w:t>Abbildungsverzeichnis</w:t>
      </w:r>
      <w:bookmarkEnd w:id="5993"/>
    </w:p>
    <w:p w14:paraId="69E0CD84" w14:textId="23C731BB" w:rsidR="00F33377" w:rsidRPr="001E5F55" w:rsidDel="00003C79" w:rsidRDefault="0078462C" w:rsidP="00DD3199">
      <w:pPr>
        <w:rPr>
          <w:del w:id="5995" w:author="loony bin" w:date="2020-11-15T12:59:00Z"/>
          <w:rFonts w:asciiTheme="minorHAnsi" w:eastAsiaTheme="minorEastAsia" w:hAnsiTheme="minorHAnsi" w:cstheme="minorBidi"/>
          <w:noProof/>
          <w:lang w:eastAsia="de-CH"/>
        </w:rPr>
      </w:pPr>
      <w:del w:id="5996" w:author="loony bin" w:date="2020-11-15T12:59:00Z">
        <w:r w:rsidRPr="001E5F55" w:rsidDel="00003C79">
          <w:rPr>
            <w:sz w:val="40"/>
          </w:rPr>
          <w:fldChar w:fldCharType="begin"/>
        </w:r>
      </w:del>
      <w:del w:id="5997" w:author="joël iselin" w:date="2020-11-15T12:59:00Z">
        <w:r w:rsidRPr="001E5F55" w:rsidDel="00003C79">
          <w:rPr>
            <w:sz w:val="40"/>
          </w:rPr>
          <w:delInstrText xml:space="preserve"> TOC \h \z \c "Abbildung" </w:delInstrText>
        </w:r>
      </w:del>
      <w:del w:id="5998" w:author="loony bin" w:date="2020-11-15T12:59:00Z">
        <w:r w:rsidRPr="001E5F55" w:rsidDel="00003C79">
          <w:rPr>
            <w:sz w:val="40"/>
            <w:rPrChange w:id="5999" w:author="- michi -" w:date="2020-11-14T20:36:00Z">
              <w:rPr/>
            </w:rPrChange>
          </w:rPr>
          <w:fldChar w:fldCharType="separate"/>
        </w:r>
      </w:del>
      <w:ins w:id="6000" w:author="- michi -" w:date="2020-11-14T20:08:00Z">
        <w:del w:id="6001" w:author="loony bin" w:date="2020-11-15T12:59:00Z">
          <w:r w:rsidR="00F33377" w:rsidRPr="001E5F55" w:rsidDel="00003C79">
            <w:rPr>
              <w:rStyle w:val="Hyperlink"/>
              <w:noProof/>
            </w:rPr>
            <w:fldChar w:fldCharType="begin"/>
          </w:r>
        </w:del>
      </w:ins>
      <w:del w:id="6002" w:author="joël iselin" w:date="2020-11-15T12:59:00Z">
        <w:r w:rsidR="00F33377" w:rsidRPr="001E5F55" w:rsidDel="00003C79">
          <w:rPr>
            <w:rStyle w:val="Hyperlink"/>
            <w:noProof/>
          </w:rPr>
          <w:delInstrText xml:space="preserve"> </w:delInstrText>
        </w:r>
        <w:r w:rsidR="00F33377" w:rsidRPr="001E5F55" w:rsidDel="00003C79">
          <w:rPr>
            <w:noProof/>
          </w:rPr>
          <w:delInstrText>HYPERLINK "https://d.docs.live.net/83629ff0e1aae75d/2.%20Schule/2.%20Juventus/5.%20Semester/Projektarbeiten/4.%20Projekt%20Scripting/PA_Powershell_Datenbanken_Jaggi_Iselin_Wettstein.docx" \l "_Toc56276918"</w:delInstrText>
        </w:r>
        <w:r w:rsidR="00F33377" w:rsidRPr="001E5F55" w:rsidDel="00003C79">
          <w:rPr>
            <w:rStyle w:val="Hyperlink"/>
            <w:noProof/>
          </w:rPr>
          <w:delInstrText xml:space="preserve"> </w:delInstrText>
        </w:r>
      </w:del>
      <w:ins w:id="6003" w:author="- michi -" w:date="2020-11-14T20:08:00Z">
        <w:del w:id="6004" w:author="loony bin" w:date="2020-11-15T12:59:00Z">
          <w:r w:rsidR="00F33377" w:rsidRPr="001E5F55" w:rsidDel="00003C79">
            <w:rPr>
              <w:rStyle w:val="Hyperlink"/>
              <w:noProof/>
            </w:rPr>
            <w:fldChar w:fldCharType="separate"/>
          </w:r>
          <w:r w:rsidR="00F33377" w:rsidRPr="001E5F55" w:rsidDel="00003C79">
            <w:rPr>
              <w:rStyle w:val="Hyperlink"/>
              <w:noProof/>
            </w:rPr>
            <w:delText>Abbildung</w:delText>
          </w:r>
        </w:del>
      </w:ins>
      <w:del w:id="6005" w:author="joël iselin" w:date="2020-11-15T12:59:00Z">
        <w:r w:rsidR="00F33377" w:rsidRPr="001E5F55" w:rsidDel="00003C79">
          <w:rPr>
            <w:rStyle w:val="Hyperlink"/>
            <w:noProof/>
          </w:rPr>
          <w:delText xml:space="preserve"> </w:delText>
        </w:r>
      </w:del>
      <w:ins w:id="6006" w:author="- michi -" w:date="2020-11-14T20:08:00Z">
        <w:del w:id="6007" w:author="loony bin" w:date="2020-11-15T12:59:00Z">
          <w:r w:rsidR="00F33377" w:rsidRPr="001E5F55" w:rsidDel="00003C79">
            <w:rPr>
              <w:rStyle w:val="Hyperlink"/>
              <w:noProof/>
            </w:rPr>
            <w:delText>1</w:delText>
          </w:r>
        </w:del>
      </w:ins>
      <w:del w:id="6008" w:author="joël iselin" w:date="2020-11-15T12:59:00Z">
        <w:r w:rsidR="00F33377" w:rsidRPr="001E5F55" w:rsidDel="00003C79">
          <w:rPr>
            <w:rStyle w:val="Hyperlink"/>
            <w:noProof/>
          </w:rPr>
          <w:delText xml:space="preserve"> </w:delText>
        </w:r>
      </w:del>
      <w:ins w:id="6009" w:author="- michi -" w:date="2020-11-14T20:08:00Z">
        <w:del w:id="6010" w:author="loony bin" w:date="2020-11-15T12:59:00Z">
          <w:r w:rsidR="00F33377" w:rsidRPr="001E5F55" w:rsidDel="00C13857">
            <w:rPr>
              <w:rStyle w:val="Hyperlink"/>
            </w:rPr>
            <w:delText>-</w:delText>
          </w:r>
        </w:del>
        <w:del w:id="6011" w:author="loony bin" w:date="2020-11-15T12:23:00Z">
          <w:r w:rsidR="00F33377" w:rsidDel="00003C79">
            <w:rPr>
              <w:rStyle w:val="Hyperlink"/>
            </w:rPr>
            <w:delText xml:space="preserve"> </w:delText>
          </w:r>
        </w:del>
        <w:del w:id="6012" w:author="loony bin" w:date="2020-11-15T12:59:00Z">
          <w:r w:rsidR="00F33377" w:rsidRPr="001E5F55" w:rsidDel="00003C79">
            <w:rPr>
              <w:rStyle w:val="Hyperlink"/>
              <w:noProof/>
            </w:rPr>
            <w:delText>.NET</w:delText>
          </w:r>
        </w:del>
      </w:ins>
      <w:del w:id="6013" w:author="joël iselin" w:date="2020-11-15T12:59:00Z">
        <w:r w:rsidR="00F33377" w:rsidRPr="001E5F55" w:rsidDel="00003C79">
          <w:rPr>
            <w:rStyle w:val="Hyperlink"/>
            <w:noProof/>
          </w:rPr>
          <w:delText xml:space="preserve"> </w:delText>
        </w:r>
      </w:del>
      <w:ins w:id="6014" w:author="- michi -" w:date="2020-11-14T20:08:00Z">
        <w:del w:id="6015" w:author="loony bin" w:date="2020-11-15T12:59:00Z">
          <w:r w:rsidR="00F33377" w:rsidRPr="001E5F55" w:rsidDel="00003C79">
            <w:rPr>
              <w:rStyle w:val="Hyperlink"/>
              <w:noProof/>
            </w:rPr>
            <w:delText>Übersicht</w:delText>
          </w:r>
        </w:del>
      </w:ins>
      <w:del w:id="6016" w:author="joël iselin" w:date="2020-11-15T12:59:00Z">
        <w:r w:rsidR="00F33377" w:rsidRPr="001E5F55" w:rsidDel="00003C79">
          <w:rPr>
            <w:rStyle w:val="Hyperlink"/>
            <w:noProof/>
          </w:rPr>
          <w:delText xml:space="preserve"> </w:delText>
        </w:r>
      </w:del>
      <w:ins w:id="6017" w:author="- michi -" w:date="2020-11-14T20:08:00Z">
        <w:del w:id="6018" w:author="loony bin" w:date="2020-11-15T12:59:00Z">
          <w:r w:rsidR="00F33377" w:rsidRPr="001E5F55" w:rsidDel="00C13857">
            <w:rPr>
              <w:rStyle w:val="Hyperlink"/>
            </w:rPr>
            <w:delText>/</w:delText>
          </w:r>
        </w:del>
        <w:del w:id="6019" w:author="loony bin" w:date="2020-11-15T12:23:00Z">
          <w:r w:rsidR="00F33377" w:rsidDel="00003C79">
            <w:rPr>
              <w:rStyle w:val="Hyperlink"/>
            </w:rPr>
            <w:delText xml:space="preserve"> </w:delText>
          </w:r>
        </w:del>
        <w:del w:id="6020" w:author="loony bin" w:date="2020-11-15T12:59:00Z">
          <w:r w:rsidR="00F33377" w:rsidRPr="001E5F55" w:rsidDel="00003C79">
            <w:rPr>
              <w:rStyle w:val="Hyperlink"/>
              <w:noProof/>
            </w:rPr>
            <w:delText>Quelle:</w:delText>
          </w:r>
        </w:del>
      </w:ins>
      <w:del w:id="6021" w:author="joël iselin" w:date="2020-11-15T12:59:00Z">
        <w:r w:rsidR="00F33377" w:rsidRPr="001E5F55" w:rsidDel="00003C79">
          <w:rPr>
            <w:rStyle w:val="Hyperlink"/>
            <w:noProof/>
          </w:rPr>
          <w:delText xml:space="preserve"> </w:delText>
        </w:r>
      </w:del>
      <w:ins w:id="6022" w:author="- michi -" w:date="2020-11-14T20:08:00Z">
        <w:del w:id="6023" w:author="loony bin" w:date="2020-11-15T12:59:00Z">
          <w:r w:rsidR="00F33377" w:rsidRPr="001E5F55" w:rsidDel="00003C79">
            <w:rPr>
              <w:rStyle w:val="Hyperlink"/>
              <w:noProof/>
            </w:rPr>
            <w:delText>www.microsoft.com</w:delText>
          </w:r>
        </w:del>
      </w:ins>
      <w:del w:id="6024" w:author="loony bin" w:date="2020-11-15T12:59:00Z">
        <w:r w:rsidR="00F33377" w:rsidRPr="001E5F55" w:rsidDel="00003C79">
          <w:rPr>
            <w:noProof/>
            <w:webHidden/>
          </w:rPr>
          <w:tab/>
        </w:r>
      </w:del>
      <w:ins w:id="6025" w:author="- michi -" w:date="2020-11-14T20:08:00Z">
        <w:del w:id="6026" w:author="loony bin" w:date="2020-11-15T12:59:00Z">
          <w:r w:rsidR="00F33377" w:rsidRPr="001E5F55" w:rsidDel="00003C79">
            <w:rPr>
              <w:noProof/>
              <w:webHidden/>
            </w:rPr>
            <w:fldChar w:fldCharType="begin"/>
          </w:r>
          <w:r w:rsidR="00F33377" w:rsidRPr="001E5F55" w:rsidDel="00003C79">
            <w:rPr>
              <w:noProof/>
              <w:webHidden/>
            </w:rPr>
            <w:delInstrText xml:space="preserve"> PAGEREF _Toc56276918 \h </w:delInstrText>
          </w:r>
        </w:del>
      </w:ins>
      <w:del w:id="6027" w:author="loony bin" w:date="2020-11-15T12:59:00Z">
        <w:r w:rsidR="00F33377" w:rsidRPr="001E5F55" w:rsidDel="00003C79">
          <w:rPr>
            <w:noProof/>
            <w:webHidden/>
          </w:rPr>
        </w:r>
        <w:r w:rsidR="00F33377" w:rsidRPr="001E5F55" w:rsidDel="00003C79">
          <w:rPr>
            <w:noProof/>
            <w:webHidden/>
          </w:rPr>
          <w:fldChar w:fldCharType="separate"/>
        </w:r>
      </w:del>
      <w:ins w:id="6028" w:author="- michi -" w:date="2020-11-14T20:08:00Z">
        <w:del w:id="6029" w:author="loony bin" w:date="2020-11-15T12:59:00Z">
          <w:r w:rsidR="00F33377" w:rsidRPr="001E5F55" w:rsidDel="00003C79">
            <w:rPr>
              <w:noProof/>
              <w:webHidden/>
            </w:rPr>
            <w:delText>3</w:delText>
          </w:r>
          <w:r w:rsidR="00F33377" w:rsidRPr="001E5F55" w:rsidDel="00003C79">
            <w:rPr>
              <w:noProof/>
              <w:webHidden/>
            </w:rPr>
            <w:fldChar w:fldCharType="end"/>
          </w:r>
          <w:r w:rsidR="00F33377" w:rsidRPr="001E5F55" w:rsidDel="00003C79">
            <w:rPr>
              <w:rStyle w:val="Hyperlink"/>
              <w:noProof/>
            </w:rPr>
            <w:fldChar w:fldCharType="end"/>
          </w:r>
        </w:del>
      </w:ins>
    </w:p>
    <w:p w14:paraId="5EBA4B1A" w14:textId="3CB027DD" w:rsidR="0078462C" w:rsidRPr="00B553CC" w:rsidDel="00003C79" w:rsidRDefault="00826AA0">
      <w:pPr>
        <w:rPr>
          <w:del w:id="6030" w:author="loony bin" w:date="2020-11-15T12:59:00Z"/>
          <w:rFonts w:asciiTheme="minorHAnsi" w:eastAsiaTheme="minorEastAsia" w:hAnsiTheme="minorHAnsi" w:cstheme="minorBidi"/>
          <w:noProof/>
          <w:lang w:eastAsia="de-CH"/>
        </w:rPr>
      </w:pPr>
      <w:del w:id="6031" w:author="loony b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"_Toc54883160" </w:delInstrText>
        </w:r>
        <w:r w:rsidRPr="001E5F55" w:rsidDel="00003C79">
          <w:rPr>
            <w:noProof/>
          </w:rPr>
          <w:fldChar w:fldCharType="separate"/>
        </w:r>
      </w:del>
      <w:ins w:id="6032" w:author="- michi -" w:date="2020-11-14T20:08:00Z">
        <w:del w:id="6033" w:author="loony bin" w:date="2020-11-15T12:59:00Z">
          <w:r w:rsidR="00F33377" w:rsidRPr="00B553CC" w:rsidDel="00003C79">
            <w:rPr>
              <w:b/>
              <w:bCs/>
              <w:noProof/>
              <w:rPrChange w:id="6034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035" w:author="loony bin" w:date="2020-11-15T12:59:00Z">
        <w:r w:rsidR="0078462C" w:rsidRPr="00B553CC" w:rsidDel="00003C79">
          <w:rPr>
            <w:rStyle w:val="Hyperlink"/>
            <w:noProof/>
          </w:rPr>
          <w:delText>Abbildung 1 -  Bildquelle: ww</w:delText>
        </w:r>
        <w:bookmarkStart w:id="6036" w:name="_Hlt54885749"/>
        <w:r w:rsidR="0078462C" w:rsidRPr="00B553CC" w:rsidDel="00003C79">
          <w:rPr>
            <w:rStyle w:val="Hyperlink"/>
            <w:noProof/>
          </w:rPr>
          <w:delText>w</w:delText>
        </w:r>
        <w:bookmarkEnd w:id="6036"/>
        <w:r w:rsidR="0078462C" w:rsidRPr="00B553CC" w:rsidDel="00003C79">
          <w:rPr>
            <w:rStyle w:val="Hyperlink"/>
            <w:noProof/>
          </w:rPr>
          <w:delText>.flaticon.com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_Toc54883160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1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33B549AB" w14:textId="5A3331FB" w:rsidR="00C13857" w:rsidRDefault="0078462C">
      <w:pPr>
        <w:pStyle w:val="TableofFigures"/>
        <w:tabs>
          <w:tab w:val="right" w:leader="dot" w:pos="9771"/>
        </w:tabs>
        <w:rPr>
          <w:ins w:id="6037" w:author="loony bin" w:date="2020-11-15T12:59:00Z"/>
          <w:rFonts w:asciiTheme="minorHAnsi" w:eastAsiaTheme="minorEastAsia" w:hAnsiTheme="minorHAnsi" w:cstheme="minorBidi"/>
          <w:noProof/>
        </w:rPr>
      </w:pPr>
      <w:del w:id="6038" w:author="loony bin" w:date="2020-11-15T12:59:00Z">
        <w:r w:rsidRPr="001E5F55" w:rsidDel="00003C79">
          <w:fldChar w:fldCharType="end"/>
        </w:r>
      </w:del>
      <w:ins w:id="6039" w:author="loony bin" w:date="2020-11-15T12:59:00Z">
        <w:r w:rsidR="00C13857">
          <w:rPr>
            <w:sz w:val="40"/>
          </w:rPr>
          <w:fldChar w:fldCharType="begin"/>
        </w:r>
        <w:r w:rsidR="00C13857">
          <w:rPr>
            <w:sz w:val="40"/>
          </w:rPr>
          <w:instrText xml:space="preserve"> TOC \h \z \c "Abbildung" </w:instrText>
        </w:r>
      </w:ins>
      <w:r w:rsidR="00C13857">
        <w:rPr>
          <w:sz w:val="40"/>
        </w:rPr>
        <w:fldChar w:fldCharType="separate"/>
      </w:r>
      <w:ins w:id="6040" w:author="loony bin" w:date="2020-11-15T12:59:00Z">
        <w:r w:rsidR="00C13857" w:rsidRPr="00B42754">
          <w:rPr>
            <w:rStyle w:val="Hyperlink"/>
            <w:noProof/>
          </w:rPr>
          <w:fldChar w:fldCharType="begin"/>
        </w:r>
        <w:r w:rsidR="00C13857" w:rsidRPr="00B42754">
          <w:rPr>
            <w:rStyle w:val="Hyperlink"/>
            <w:noProof/>
          </w:rPr>
          <w:instrText xml:space="preserve"> </w:instrText>
        </w:r>
        <w:r w:rsidR="00C13857">
          <w:rPr>
            <w:noProof/>
          </w:rPr>
          <w:instrText>HYPERLINK "https://d.docs.live.net/83629ff0e1aae75d/2.%20Schule/2.%20Juventus/5.%20Semester/Projektarbeiten/4.%20Projekt%20Scripting/PA_Powershell_Datenbanken_Jaggi_Iselin_Wettstein.docx" \l "_Toc56337594"</w:instrText>
        </w:r>
        <w:r w:rsidR="00C13857" w:rsidRPr="00B42754">
          <w:rPr>
            <w:rStyle w:val="Hyperlink"/>
            <w:noProof/>
          </w:rPr>
          <w:instrText xml:space="preserve"> </w:instrText>
        </w:r>
        <w:r w:rsidR="00C13857" w:rsidRPr="00B42754">
          <w:rPr>
            <w:rStyle w:val="Hyperlink"/>
            <w:noProof/>
          </w:rPr>
          <w:fldChar w:fldCharType="separate"/>
        </w:r>
        <w:r w:rsidR="00C13857" w:rsidRPr="00B42754">
          <w:rPr>
            <w:rStyle w:val="Hyperlink"/>
            <w:noProof/>
          </w:rPr>
          <w:t>Abbildung 1: Grundlagen ADO.NET</w:t>
        </w:r>
        <w:r w:rsidR="00C13857">
          <w:rPr>
            <w:noProof/>
            <w:webHidden/>
          </w:rPr>
          <w:tab/>
        </w:r>
        <w:r w:rsidR="00C13857">
          <w:rPr>
            <w:noProof/>
            <w:webHidden/>
          </w:rPr>
          <w:fldChar w:fldCharType="begin"/>
        </w:r>
        <w:r w:rsidR="00C13857">
          <w:rPr>
            <w:noProof/>
            <w:webHidden/>
          </w:rPr>
          <w:instrText xml:space="preserve"> PAGEREF _Toc56337594 \h </w:instrText>
        </w:r>
      </w:ins>
      <w:r w:rsidR="00C13857">
        <w:rPr>
          <w:noProof/>
          <w:webHidden/>
        </w:rPr>
      </w:r>
      <w:r w:rsidR="00C13857">
        <w:rPr>
          <w:noProof/>
          <w:webHidden/>
        </w:rPr>
        <w:fldChar w:fldCharType="separate"/>
      </w:r>
      <w:ins w:id="6041" w:author="loony bin" w:date="2020-11-15T12:59:00Z">
        <w:r w:rsidR="00C13857">
          <w:rPr>
            <w:noProof/>
            <w:webHidden/>
          </w:rPr>
          <w:t>3</w:t>
        </w:r>
        <w:r w:rsidR="00C13857">
          <w:rPr>
            <w:noProof/>
            <w:webHidden/>
          </w:rPr>
          <w:fldChar w:fldCharType="end"/>
        </w:r>
        <w:r w:rsidR="00C13857" w:rsidRPr="00B42754">
          <w:rPr>
            <w:rStyle w:val="Hyperlink"/>
            <w:noProof/>
          </w:rPr>
          <w:fldChar w:fldCharType="end"/>
        </w:r>
      </w:ins>
    </w:p>
    <w:p w14:paraId="4CD7F884" w14:textId="325E122D" w:rsidR="00C13857" w:rsidRDefault="00C13857">
      <w:pPr>
        <w:pStyle w:val="TableofFigures"/>
        <w:tabs>
          <w:tab w:val="right" w:leader="dot" w:pos="9771"/>
        </w:tabs>
        <w:rPr>
          <w:ins w:id="6042" w:author="loony bin" w:date="2020-11-15T12:59:00Z"/>
          <w:rFonts w:asciiTheme="minorHAnsi" w:eastAsiaTheme="minorEastAsia" w:hAnsiTheme="minorHAnsi" w:cstheme="minorBidi"/>
          <w:noProof/>
        </w:rPr>
      </w:pPr>
      <w:ins w:id="6043" w:author="loony bin" w:date="2020-11-15T12:59:00Z">
        <w:r w:rsidRPr="00B42754">
          <w:rPr>
            <w:rStyle w:val="Hyperlink"/>
            <w:noProof/>
          </w:rPr>
          <w:fldChar w:fldCharType="begin"/>
        </w:r>
        <w:r w:rsidRPr="00B4275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"https://d.docs.live.net/83629ff0e1aae75d/2.%20Schule/2.%20Juventus/5.%20Semester/Projektarbeiten/4.%20Projekt%20Scripting/PA_Powershell_Datenbanken_Jaggi_Iselin_Wettstein.docx" \l "_Toc56337595"</w:instrText>
        </w:r>
        <w:r w:rsidRPr="00B42754">
          <w:rPr>
            <w:rStyle w:val="Hyperlink"/>
            <w:noProof/>
          </w:rPr>
          <w:instrText xml:space="preserve"> </w:instrText>
        </w:r>
        <w:r w:rsidRPr="00B42754">
          <w:rPr>
            <w:rStyle w:val="Hyperlink"/>
            <w:noProof/>
          </w:rPr>
          <w:fldChar w:fldCharType="separate"/>
        </w:r>
        <w:r w:rsidRPr="00B42754">
          <w:rPr>
            <w:rStyle w:val="Hyperlink"/>
            <w:noProof/>
          </w:rPr>
          <w:t>Abbildung 2 - .NET Übersicht / Quelle: www.microsoft.com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44" w:author="loony bin" w:date="2020-11-15T12:59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B42754">
          <w:rPr>
            <w:rStyle w:val="Hyperlink"/>
            <w:noProof/>
          </w:rPr>
          <w:fldChar w:fldCharType="end"/>
        </w:r>
      </w:ins>
    </w:p>
    <w:p w14:paraId="1465C02A" w14:textId="7A053A1E" w:rsidR="00C13857" w:rsidRDefault="00C13857">
      <w:pPr>
        <w:pStyle w:val="TableofFigures"/>
        <w:tabs>
          <w:tab w:val="right" w:leader="dot" w:pos="9771"/>
        </w:tabs>
        <w:rPr>
          <w:ins w:id="6045" w:author="loony bin" w:date="2020-11-15T12:59:00Z"/>
          <w:rFonts w:asciiTheme="minorHAnsi" w:eastAsiaTheme="minorEastAsia" w:hAnsiTheme="minorHAnsi" w:cstheme="minorBidi"/>
          <w:noProof/>
        </w:rPr>
      </w:pPr>
      <w:ins w:id="6046" w:author="loony bin" w:date="2020-11-15T12:59:00Z">
        <w:r w:rsidRPr="00B42754">
          <w:rPr>
            <w:rStyle w:val="Hyperlink"/>
            <w:noProof/>
          </w:rPr>
          <w:fldChar w:fldCharType="begin"/>
        </w:r>
        <w:r w:rsidRPr="00B4275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"_Toc56337596"</w:instrText>
        </w:r>
        <w:r w:rsidRPr="00B42754">
          <w:rPr>
            <w:rStyle w:val="Hyperlink"/>
            <w:noProof/>
          </w:rPr>
          <w:instrText xml:space="preserve"> </w:instrText>
        </w:r>
        <w:r w:rsidRPr="00B42754">
          <w:rPr>
            <w:rStyle w:val="Hyperlink"/>
            <w:noProof/>
          </w:rPr>
          <w:fldChar w:fldCharType="separate"/>
        </w:r>
        <w:r w:rsidRPr="00B42754">
          <w:rPr>
            <w:rStyle w:val="Hyperlink"/>
            <w:noProof/>
          </w:rPr>
          <w:t>Abbildung 3: Kontextdiagramm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47" w:author="loony bin" w:date="2020-11-15T12:59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B42754">
          <w:rPr>
            <w:rStyle w:val="Hyperlink"/>
            <w:noProof/>
          </w:rPr>
          <w:fldChar w:fldCharType="end"/>
        </w:r>
      </w:ins>
    </w:p>
    <w:p w14:paraId="1E89C76D" w14:textId="06525E14" w:rsidR="00C13857" w:rsidRDefault="00C13857">
      <w:pPr>
        <w:pStyle w:val="TableofFigures"/>
        <w:tabs>
          <w:tab w:val="right" w:leader="dot" w:pos="9771"/>
        </w:tabs>
        <w:rPr>
          <w:ins w:id="6048" w:author="loony bin" w:date="2020-11-15T12:59:00Z"/>
          <w:rFonts w:asciiTheme="minorHAnsi" w:eastAsiaTheme="minorEastAsia" w:hAnsiTheme="minorHAnsi" w:cstheme="minorBidi"/>
          <w:noProof/>
        </w:rPr>
      </w:pPr>
      <w:ins w:id="6049" w:author="loony bin" w:date="2020-11-15T12:59:00Z">
        <w:r w:rsidRPr="00B42754">
          <w:rPr>
            <w:rStyle w:val="Hyperlink"/>
            <w:noProof/>
          </w:rPr>
          <w:fldChar w:fldCharType="begin"/>
        </w:r>
        <w:r w:rsidRPr="00B4275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"https://d.docs.live.net/83629ff0e1aae75d/2.%20Schule/2.%20Juventus/5.%20Semester/Projektarbeiten/4.%20Projekt%20Scripting/PA_Powershell_Datenbanken_Jaggi_Iselin_Wettstein.docx" \l "_Toc56337597"</w:instrText>
        </w:r>
        <w:r w:rsidRPr="00B42754">
          <w:rPr>
            <w:rStyle w:val="Hyperlink"/>
            <w:noProof/>
          </w:rPr>
          <w:instrText xml:space="preserve"> </w:instrText>
        </w:r>
        <w:r w:rsidRPr="00B42754">
          <w:rPr>
            <w:rStyle w:val="Hyperlink"/>
            <w:noProof/>
          </w:rPr>
          <w:fldChar w:fldCharType="separate"/>
        </w:r>
        <w:r w:rsidRPr="00B42754">
          <w:rPr>
            <w:rStyle w:val="Hyperlink"/>
            <w:noProof/>
          </w:rPr>
          <w:t>Abbildung 4: Datenbankmodell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50" w:author="loony bin" w:date="2020-11-15T12:59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B42754">
          <w:rPr>
            <w:rStyle w:val="Hyperlink"/>
            <w:noProof/>
          </w:rPr>
          <w:fldChar w:fldCharType="end"/>
        </w:r>
      </w:ins>
    </w:p>
    <w:p w14:paraId="26B474F8" w14:textId="15A12D77" w:rsidR="00C13857" w:rsidRDefault="00C13857">
      <w:pPr>
        <w:pStyle w:val="TableofFigures"/>
        <w:tabs>
          <w:tab w:val="right" w:leader="dot" w:pos="9771"/>
        </w:tabs>
        <w:rPr>
          <w:ins w:id="6051" w:author="loony bin" w:date="2020-11-15T12:59:00Z"/>
          <w:rFonts w:asciiTheme="minorHAnsi" w:eastAsiaTheme="minorEastAsia" w:hAnsiTheme="minorHAnsi" w:cstheme="minorBidi"/>
          <w:noProof/>
        </w:rPr>
      </w:pPr>
      <w:ins w:id="6052" w:author="loony bin" w:date="2020-11-15T12:59:00Z">
        <w:r w:rsidRPr="00B42754">
          <w:rPr>
            <w:rStyle w:val="Hyperlink"/>
            <w:noProof/>
          </w:rPr>
          <w:fldChar w:fldCharType="begin"/>
        </w:r>
        <w:r w:rsidRPr="00B4275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"_Toc56337598"</w:instrText>
        </w:r>
        <w:r w:rsidRPr="00B42754">
          <w:rPr>
            <w:rStyle w:val="Hyperlink"/>
            <w:noProof/>
          </w:rPr>
          <w:instrText xml:space="preserve"> </w:instrText>
        </w:r>
        <w:r w:rsidRPr="00B42754">
          <w:rPr>
            <w:rStyle w:val="Hyperlink"/>
            <w:noProof/>
          </w:rPr>
          <w:fldChar w:fldCharType="separate"/>
        </w:r>
        <w:r w:rsidRPr="00B42754">
          <w:rPr>
            <w:rStyle w:val="Hyperlink"/>
            <w:noProof/>
          </w:rPr>
          <w:t>Abbildung 5 - Visual Studio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53" w:author="loony bin" w:date="2020-11-15T12:5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B42754">
          <w:rPr>
            <w:rStyle w:val="Hyperlink"/>
            <w:noProof/>
          </w:rPr>
          <w:fldChar w:fldCharType="end"/>
        </w:r>
      </w:ins>
    </w:p>
    <w:p w14:paraId="2FD5AF5D" w14:textId="73F815CC" w:rsidR="00C13857" w:rsidDel="00C13857" w:rsidRDefault="00C13857">
      <w:pPr>
        <w:rPr>
          <w:del w:id="6054" w:author="loony bin" w:date="2020-11-15T12:59:00Z"/>
          <w:noProof/>
        </w:rPr>
      </w:pPr>
    </w:p>
    <w:p w14:paraId="2BE004CE" w14:textId="19B780D2" w:rsidR="0078462C" w:rsidRPr="00B553CC" w:rsidDel="00F33377" w:rsidRDefault="00C13857">
      <w:pPr>
        <w:rPr>
          <w:del w:id="6055" w:author="- michi -" w:date="2020-11-14T20:08:00Z"/>
        </w:rPr>
      </w:pPr>
      <w:ins w:id="6056" w:author="loony bin" w:date="2020-11-15T12:59:00Z">
        <w:r>
          <w:rPr>
            <w:sz w:val="40"/>
          </w:rPr>
          <w:fldChar w:fldCharType="end"/>
        </w:r>
      </w:ins>
    </w:p>
    <w:p w14:paraId="4C251CF1" w14:textId="63CF890C" w:rsidR="0078462C" w:rsidRPr="00B553CC" w:rsidRDefault="0078462C"/>
    <w:p w14:paraId="46D415AE" w14:textId="7175F8FF" w:rsidR="0078462C" w:rsidRPr="00595500" w:rsidDel="00003C79" w:rsidRDefault="004801E6">
      <w:pPr>
        <w:pStyle w:val="Heading1"/>
        <w:rPr>
          <w:del w:id="6057" w:author="joël iselin" w:date="2020-11-15T12:59:00Z"/>
        </w:rPr>
        <w:pPrChange w:id="6058" w:author="- michi -" w:date="2020-11-14T21:10:00Z">
          <w:pPr/>
        </w:pPrChange>
      </w:pPr>
      <w:ins w:id="6059" w:author="joël iselin" w:date="2020-11-15T13:01:00Z">
        <w:r>
          <w:rPr>
            <w:rStyle w:val="Emphasis"/>
            <w:rFonts w:cs="Times New Roman"/>
            <w:bCs w:val="0"/>
            <w:sz w:val="32"/>
            <w:szCs w:val="32"/>
          </w:rPr>
          <w:t>c</w:t>
        </w:r>
      </w:ins>
      <w:del w:id="6060" w:author="joël iselin" w:date="2020-11-15T12:59:00Z">
        <w:r w:rsidR="0078462C" w:rsidRPr="00B553CC" w:rsidDel="00003C79">
          <w:rPr>
            <w:rStyle w:val="Emphasis"/>
            <w:rFonts w:cs="Times New Roman"/>
            <w:b/>
            <w:bCs w:val="0"/>
            <w:sz w:val="32"/>
            <w:szCs w:val="32"/>
            <w:rPrChange w:id="6061" w:author="- michi -" w:date="2020-11-14T20:36:00Z">
              <w:rPr>
                <w:rStyle w:val="Emphasis"/>
                <w:rFonts w:cs="Times New Roman"/>
                <w:b w:val="0"/>
                <w:bCs/>
                <w:sz w:val="32"/>
                <w:szCs w:val="32"/>
              </w:rPr>
            </w:rPrChange>
          </w:rPr>
          <w:delText xml:space="preserve"> </w:delText>
        </w:r>
      </w:del>
      <w:ins w:id="6062" w:author="loony bin" w:date="2020-11-15T12:26:00Z">
        <w:del w:id="6063" w:author="joël iselin" w:date="2020-11-15T12:59:00Z">
          <w:r w:rsidR="0078462C" w:rsidDel="00003C79">
            <w:rPr>
              <w:rStyle w:val="Emphasis"/>
              <w:rFonts w:cs="Times New Roman"/>
              <w:b/>
              <w:sz w:val="32"/>
              <w:szCs w:val="32"/>
              <w:lang w:val="de-CH"/>
            </w:rPr>
            <w:delText xml:space="preserve"> </w:delText>
          </w:r>
        </w:del>
      </w:ins>
      <w:bookmarkStart w:id="6064" w:name="_Toc56280988"/>
      <w:del w:id="6065" w:author="joël iselin" w:date="2020-11-15T12:59:00Z">
        <w:r w:rsidR="0078462C" w:rsidRPr="00003C79" w:rsidDel="00003C79">
          <w:rPr>
            <w:rStyle w:val="Emphasis"/>
            <w:rFonts w:cs="Times New Roman"/>
            <w:b/>
            <w:sz w:val="32"/>
            <w:szCs w:val="32"/>
            <w:lang w:val="de-CH"/>
          </w:rPr>
          <w:delText>Tabellenverzeichnis</w:delText>
        </w:r>
        <w:bookmarkEnd w:id="6064"/>
      </w:del>
    </w:p>
    <w:p w14:paraId="51507CAA" w14:textId="6AE9EDB8" w:rsidR="0078462C" w:rsidRPr="007A1C6A" w:rsidDel="00003C79" w:rsidRDefault="0078462C">
      <w:pPr>
        <w:rPr>
          <w:del w:id="6066" w:author="joël iselin" w:date="2020-11-15T12:59:00Z"/>
          <w:rFonts w:asciiTheme="minorHAnsi" w:eastAsiaTheme="minorEastAsia" w:hAnsiTheme="minorHAnsi" w:cstheme="minorBidi"/>
          <w:lang w:val="fr-CH" w:eastAsia="de-CH"/>
          <w:rPrChange w:id="6067" w:author="joël iselin" w:date="2020-11-15T12:27:00Z">
            <w:rPr>
              <w:del w:id="6068" w:author="joël iselin" w:date="2020-11-15T12:59:00Z"/>
              <w:rFonts w:asciiTheme="minorHAnsi" w:eastAsiaTheme="minorEastAsia" w:hAnsiTheme="minorHAnsi" w:cstheme="minorBidi"/>
              <w:noProof/>
              <w:lang w:eastAsia="de-CH"/>
            </w:rPr>
          </w:rPrChange>
        </w:rPr>
        <w:pPrChange w:id="6069" w:author="- michi -" w:date="2020-11-14T21:10:00Z">
          <w:pPr>
            <w:pStyle w:val="Heading1"/>
          </w:pPr>
        </w:pPrChange>
      </w:pPr>
      <w:del w:id="6070" w:author="joël iselin" w:date="2020-11-15T12:59:00Z">
        <w:r w:rsidRPr="001E5F55" w:rsidDel="00003C79">
          <w:rPr>
            <w:rFonts w:ascii="Calibri" w:hAnsi="Calibri"/>
            <w:b/>
            <w:i/>
            <w:color w:val="404040" w:themeColor="text1" w:themeTint="BF"/>
            <w:szCs w:val="20"/>
            <w:rPrChange w:id="6071" w:author="- michi -" w:date="2020-11-14T20:36:00Z">
              <w:rPr>
                <w:rFonts w:ascii="Calibri" w:hAnsi="Calibri"/>
              </w:rPr>
            </w:rPrChange>
          </w:rPr>
          <w:fldChar w:fldCharType="begin"/>
        </w:r>
        <w:r w:rsidRPr="00F74F63" w:rsidDel="00003C79">
          <w:rPr>
            <w:b/>
            <w:i/>
            <w:color w:val="404040" w:themeColor="text1" w:themeTint="BF"/>
            <w:szCs w:val="20"/>
            <w:lang w:val="en-GB"/>
            <w:rPrChange w:id="6072" w:author="joël iselin" w:date="2020-11-15T10:41:00Z">
              <w:rPr>
                <w:b w:val="0"/>
                <w:bCs w:val="0"/>
              </w:rPr>
            </w:rPrChange>
          </w:rPr>
          <w:delInstrText xml:space="preserve"> TOC \h \z \c "Tabelle" </w:delInstrText>
        </w:r>
        <w:r w:rsidRPr="001E5F55" w:rsidDel="00003C79">
          <w:rPr>
            <w:rFonts w:ascii="Calibri" w:hAnsi="Calibri"/>
            <w:b/>
            <w:i/>
            <w:color w:val="404040" w:themeColor="text1" w:themeTint="BF"/>
            <w:szCs w:val="20"/>
            <w:rPrChange w:id="6073" w:author="- michi -" w:date="2020-11-14T20:36:00Z">
              <w:rPr/>
            </w:rPrChange>
          </w:rPr>
          <w:fldChar w:fldCharType="separate"/>
        </w:r>
      </w:del>
      <w:ins w:id="6074" w:author="- michi -" w:date="2020-11-14T20:08:00Z">
        <w:del w:id="6075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076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 xml:space="preserve">No </w:delText>
          </w:r>
        </w:del>
      </w:ins>
      <w:ins w:id="6077" w:author="loony bin" w:date="2020-11-15T12:26:00Z">
        <w:del w:id="6078" w:author="joël iselin" w:date="2020-11-15T12:59:00Z">
          <w:r w:rsidR="00411DA3" w:rsidDel="00003C79">
            <w:rPr>
              <w:rFonts w:ascii="Calibri" w:hAnsi="Calibri"/>
              <w:bCs/>
              <w:i/>
              <w:noProof/>
              <w:color w:val="404040" w:themeColor="text1" w:themeTint="BF"/>
              <w:szCs w:val="20"/>
              <w:lang w:val="en-GB"/>
            </w:rPr>
            <w:delText xml:space="preserve"> </w:delText>
          </w:r>
        </w:del>
      </w:ins>
      <w:ins w:id="6079" w:author="- michi -" w:date="2020-11-14T20:08:00Z">
        <w:del w:id="6080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081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 xml:space="preserve">table </w:delText>
          </w:r>
        </w:del>
      </w:ins>
      <w:ins w:id="6082" w:author="loony bin" w:date="2020-11-15T12:26:00Z">
        <w:del w:id="6083" w:author="joël iselin" w:date="2020-11-15T12:59:00Z">
          <w:r w:rsidR="00411DA3" w:rsidDel="00003C79">
            <w:rPr>
              <w:rFonts w:ascii="Calibri" w:hAnsi="Calibri"/>
              <w:bCs/>
              <w:i/>
              <w:noProof/>
              <w:color w:val="404040" w:themeColor="text1" w:themeTint="BF"/>
              <w:szCs w:val="20"/>
              <w:lang w:val="en-GB"/>
            </w:rPr>
            <w:delText xml:space="preserve"> </w:delText>
          </w:r>
        </w:del>
      </w:ins>
      <w:ins w:id="6084" w:author="- michi -" w:date="2020-11-14T20:08:00Z">
        <w:del w:id="6085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086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 xml:space="preserve">of </w:delText>
          </w:r>
        </w:del>
      </w:ins>
      <w:ins w:id="6087" w:author="loony bin" w:date="2020-11-15T12:26:00Z">
        <w:del w:id="6088" w:author="joël iselin" w:date="2020-11-15T12:59:00Z">
          <w:r w:rsidR="00411DA3" w:rsidDel="00003C79">
            <w:rPr>
              <w:rFonts w:ascii="Calibri" w:hAnsi="Calibri"/>
              <w:bCs/>
              <w:i/>
              <w:noProof/>
              <w:color w:val="404040" w:themeColor="text1" w:themeTint="BF"/>
              <w:szCs w:val="20"/>
              <w:lang w:val="en-GB"/>
            </w:rPr>
            <w:delText xml:space="preserve"> </w:delText>
          </w:r>
        </w:del>
      </w:ins>
      <w:ins w:id="6089" w:author="- michi -" w:date="2020-11-14T20:08:00Z">
        <w:del w:id="6090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091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 xml:space="preserve">figures </w:delText>
          </w:r>
        </w:del>
      </w:ins>
      <w:ins w:id="6092" w:author="loony bin" w:date="2020-11-15T12:26:00Z">
        <w:del w:id="6093" w:author="joël iselin" w:date="2020-11-15T12:59:00Z">
          <w:r w:rsidR="00411DA3" w:rsidDel="00003C79">
            <w:rPr>
              <w:rFonts w:ascii="Calibri" w:hAnsi="Calibri"/>
              <w:bCs/>
              <w:i/>
              <w:noProof/>
              <w:color w:val="404040" w:themeColor="text1" w:themeTint="BF"/>
              <w:szCs w:val="20"/>
              <w:lang w:val="en-GB"/>
            </w:rPr>
            <w:delText xml:space="preserve"> </w:delText>
          </w:r>
        </w:del>
      </w:ins>
      <w:ins w:id="6094" w:author="- michi -" w:date="2020-11-14T20:08:00Z">
        <w:del w:id="6095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096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 xml:space="preserve">entries </w:delText>
          </w:r>
        </w:del>
      </w:ins>
      <w:ins w:id="6097" w:author="loony bin" w:date="2020-11-15T12:26:00Z">
        <w:del w:id="6098" w:author="joël iselin" w:date="2020-11-15T12:59:00Z">
          <w:r w:rsidR="00411DA3" w:rsidDel="00003C79">
            <w:rPr>
              <w:rFonts w:ascii="Calibri" w:hAnsi="Calibri"/>
              <w:bCs/>
              <w:i/>
              <w:noProof/>
              <w:color w:val="404040" w:themeColor="text1" w:themeTint="BF"/>
              <w:szCs w:val="20"/>
              <w:lang w:val="en-GB"/>
            </w:rPr>
            <w:delText xml:space="preserve"> </w:delText>
          </w:r>
        </w:del>
      </w:ins>
      <w:ins w:id="6099" w:author="- michi -" w:date="2020-11-14T20:08:00Z">
        <w:del w:id="6100" w:author="joël iselin" w:date="2020-11-15T12:59:00Z">
          <w:r w:rsidR="00F33377" w:rsidRPr="00F74F63" w:rsidDel="00003C79">
            <w:rPr>
              <w:rFonts w:ascii="Calibri" w:hAnsi="Calibri"/>
              <w:i/>
              <w:color w:val="404040" w:themeColor="text1" w:themeTint="BF"/>
              <w:szCs w:val="20"/>
              <w:lang w:val="en-GB"/>
              <w:rPrChange w:id="6101" w:author="joël iselin" w:date="2020-11-15T10:41:00Z">
                <w:rPr>
                  <w:rFonts w:ascii="Calibri" w:hAnsi="Calibri"/>
                  <w:b w:val="0"/>
                  <w:bCs w:val="0"/>
                  <w:noProof/>
                  <w:lang w:val="en-US"/>
                </w:rPr>
              </w:rPrChange>
            </w:rPr>
            <w:delText>found.</w:delText>
          </w:r>
        </w:del>
      </w:ins>
      <w:del w:id="6102" w:author="joël iselin" w:date="2020-11-15T12:59:00Z">
        <w:r w:rsidR="00826AA0" w:rsidRPr="00B553CC" w:rsidDel="00003C79">
          <w:rPr>
            <w:noProof/>
            <w:rPrChange w:id="6103" w:author="- michi -" w:date="2020-11-14T20:36:00Z">
              <w:rPr>
                <w:b w:val="0"/>
                <w:bCs w:val="0"/>
                <w:noProof/>
              </w:rPr>
            </w:rPrChange>
          </w:rPr>
          <w:fldChar w:fldCharType="begin"/>
        </w:r>
        <w:r w:rsidR="00826AA0" w:rsidRPr="00F74F63" w:rsidDel="00003C79">
          <w:rPr>
            <w:lang w:val="en-GB"/>
            <w:rPrChange w:id="6104" w:author="joël iselin" w:date="2020-11-15T10:41:00Z">
              <w:rPr>
                <w:b w:val="0"/>
                <w:bCs w:val="0"/>
                <w:noProof/>
              </w:rPr>
            </w:rPrChange>
          </w:rPr>
          <w:delInstrText xml:space="preserve"> HYPERLINK \l "_Toc43482634" </w:delInstrText>
        </w:r>
        <w:r w:rsidR="00826AA0" w:rsidRPr="00B553CC" w:rsidDel="00003C79">
          <w:rPr>
            <w:noProof/>
            <w:rPrChange w:id="6105" w:author="- michi -" w:date="2020-11-14T20:36:00Z">
              <w:rPr>
                <w:b w:val="0"/>
                <w:bCs w:val="0"/>
                <w:noProof/>
              </w:rPr>
            </w:rPrChange>
          </w:rPr>
          <w:fldChar w:fldCharType="separate"/>
        </w:r>
      </w:del>
      <w:ins w:id="6106" w:author="- michi -" w:date="2020-11-14T20:08:00Z">
        <w:del w:id="6107" w:author="joël iselin" w:date="2020-11-15T12:59:00Z">
          <w:r w:rsidR="00F33377" w:rsidRPr="00F74F63" w:rsidDel="00003C79">
            <w:rPr>
              <w:b/>
              <w:lang w:val="en-GB"/>
              <w:rPrChange w:id="6108" w:author="joël iselin" w:date="2020-11-15T10:41:00Z">
                <w:rPr>
                  <w:b w:val="0"/>
                  <w:bCs w:val="0"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09" w:author="joël iselin" w:date="2020-11-15T12:59:00Z">
        <w:r w:rsidRPr="00F74F63" w:rsidDel="00003C79">
          <w:rPr>
            <w:rStyle w:val="Hyperlink"/>
            <w:lang w:val="en-GB"/>
            <w:rPrChange w:id="6110" w:author="joël iselin" w:date="2020-11-15T10:41:00Z">
              <w:rPr>
                <w:rStyle w:val="Hyperlink"/>
                <w:b w:val="0"/>
                <w:bCs w:val="0"/>
                <w:noProof/>
              </w:rPr>
            </w:rPrChange>
          </w:rPr>
          <w:delText>Tabelle 1 - Risiken, Bewertung und Massnahmen</w:delText>
        </w:r>
        <w:r w:rsidRPr="00F74F63" w:rsidDel="00003C79">
          <w:rPr>
            <w:webHidden/>
            <w:lang w:val="en-GB"/>
            <w:rPrChange w:id="6111" w:author="joël iselin" w:date="2020-11-15T10:41:00Z">
              <w:rPr>
                <w:b w:val="0"/>
                <w:bCs w:val="0"/>
                <w:noProof/>
                <w:webHidden/>
              </w:rPr>
            </w:rPrChange>
          </w:rPr>
          <w:tab/>
        </w:r>
        <w:r w:rsidRPr="00B553CC" w:rsidDel="00003C79">
          <w:rPr>
            <w:noProof/>
            <w:webHidden/>
            <w:rPrChange w:id="6112" w:author="- michi -" w:date="2020-11-14T20:36:00Z">
              <w:rPr>
                <w:b w:val="0"/>
                <w:bCs w:val="0"/>
                <w:noProof/>
                <w:webHidden/>
              </w:rPr>
            </w:rPrChange>
          </w:rPr>
          <w:fldChar w:fldCharType="begin"/>
        </w:r>
        <w:r w:rsidRPr="00F74F63" w:rsidDel="00003C79">
          <w:rPr>
            <w:webHidden/>
            <w:lang w:val="en-GB"/>
            <w:rPrChange w:id="6113" w:author="joël iselin" w:date="2020-11-15T10:41:00Z">
              <w:rPr>
                <w:b w:val="0"/>
                <w:bCs w:val="0"/>
                <w:noProof/>
                <w:webHidden/>
              </w:rPr>
            </w:rPrChange>
          </w:rPr>
          <w:delInstrText xml:space="preserve"> PAGEREF _Toc43482634 \h </w:delInstrText>
        </w:r>
        <w:r w:rsidRPr="00B553CC" w:rsidDel="00003C79">
          <w:rPr>
            <w:noProof/>
            <w:webHidden/>
            <w:rPrChange w:id="6114" w:author="- michi -" w:date="2020-11-14T20:36:00Z">
              <w:rPr>
                <w:noProof/>
                <w:webHidden/>
              </w:rPr>
            </w:rPrChange>
          </w:rPr>
        </w:r>
        <w:r w:rsidRPr="00B553CC" w:rsidDel="00003C79">
          <w:rPr>
            <w:noProof/>
            <w:webHidden/>
            <w:rPrChange w:id="6115" w:author="- michi -" w:date="2020-11-14T20:36:00Z">
              <w:rPr>
                <w:b w:val="0"/>
                <w:bCs w:val="0"/>
                <w:noProof/>
                <w:webHidden/>
              </w:rPr>
            </w:rPrChange>
          </w:rPr>
          <w:fldChar w:fldCharType="separate"/>
        </w:r>
        <w:r w:rsidRPr="00F74F63" w:rsidDel="00003C79">
          <w:rPr>
            <w:webHidden/>
            <w:lang w:val="en-GB"/>
            <w:rPrChange w:id="6116" w:author="joël iselin" w:date="2020-11-15T10:41:00Z">
              <w:rPr>
                <w:b w:val="0"/>
                <w:bCs w:val="0"/>
                <w:noProof/>
                <w:webHidden/>
              </w:rPr>
            </w:rPrChange>
          </w:rPr>
          <w:delText>16</w:delText>
        </w:r>
        <w:r w:rsidRPr="00B553CC" w:rsidDel="00003C79">
          <w:rPr>
            <w:noProof/>
            <w:webHidden/>
            <w:rPrChange w:id="6117" w:author="- michi -" w:date="2020-11-14T20:36:00Z">
              <w:rPr>
                <w:b w:val="0"/>
                <w:bCs w:val="0"/>
                <w:noProof/>
                <w:webHidden/>
              </w:rPr>
            </w:rPrChange>
          </w:rPr>
          <w:fldChar w:fldCharType="end"/>
        </w:r>
        <w:r w:rsidR="00826AA0" w:rsidRPr="00B553CC" w:rsidDel="00003C79">
          <w:rPr>
            <w:noProof/>
            <w:rPrChange w:id="6118" w:author="- michi -" w:date="2020-11-14T20:36:00Z">
              <w:rPr>
                <w:b w:val="0"/>
                <w:bCs w:val="0"/>
                <w:noProof/>
              </w:rPr>
            </w:rPrChange>
          </w:rPr>
          <w:fldChar w:fldCharType="end"/>
        </w:r>
      </w:del>
    </w:p>
    <w:p w14:paraId="17CB7867" w14:textId="7197B61A" w:rsidR="0078462C" w:rsidRPr="00B553CC" w:rsidDel="00003C79" w:rsidRDefault="00826AA0">
      <w:pPr>
        <w:rPr>
          <w:del w:id="6119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20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"_Toc43482635" </w:delInstrText>
        </w:r>
        <w:r w:rsidRPr="001E5F55" w:rsidDel="00003C79">
          <w:rPr>
            <w:noProof/>
          </w:rPr>
          <w:fldChar w:fldCharType="separate"/>
        </w:r>
      </w:del>
      <w:ins w:id="6121" w:author="- michi -" w:date="2020-11-14T20:08:00Z">
        <w:del w:id="6122" w:author="joël iselin" w:date="2020-11-15T12:59:00Z">
          <w:r w:rsidR="00F33377" w:rsidRPr="00B553CC" w:rsidDel="00003C79">
            <w:rPr>
              <w:b/>
              <w:bCs/>
              <w:noProof/>
              <w:rPrChange w:id="6123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24" w:author="joël iselin" w:date="2020-11-15T12:59:00Z">
        <w:r w:rsidR="0078462C" w:rsidRPr="00B553CC" w:rsidDel="00003C79">
          <w:rPr>
            <w:rStyle w:val="Hyperlink"/>
            <w:noProof/>
          </w:rPr>
          <w:delText>Tabelle 2 - Risikomatrix mit Punkten aus Tabelle 1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_Toc43482635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17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73D6B772" w14:textId="4459456E" w:rsidR="0078462C" w:rsidRPr="00B553CC" w:rsidDel="00003C79" w:rsidRDefault="00826AA0">
      <w:pPr>
        <w:rPr>
          <w:del w:id="6125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26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"_Toc43482636" </w:delInstrText>
        </w:r>
        <w:r w:rsidRPr="001E5F55" w:rsidDel="00003C79">
          <w:rPr>
            <w:noProof/>
          </w:rPr>
          <w:fldChar w:fldCharType="separate"/>
        </w:r>
      </w:del>
      <w:ins w:id="6127" w:author="- michi -" w:date="2020-11-14T20:08:00Z">
        <w:del w:id="6128" w:author="joël iselin" w:date="2020-11-15T12:59:00Z">
          <w:r w:rsidR="00F33377" w:rsidRPr="00B553CC" w:rsidDel="00003C79">
            <w:rPr>
              <w:b/>
              <w:bCs/>
              <w:noProof/>
              <w:rPrChange w:id="6129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30" w:author="joël iselin" w:date="2020-11-15T12:59:00Z">
        <w:r w:rsidR="0078462C" w:rsidRPr="00B553CC" w:rsidDel="00003C79">
          <w:rPr>
            <w:rStyle w:val="Hyperlink"/>
            <w:noProof/>
          </w:rPr>
          <w:delText>Tabelle 3 - Legende der Risikozonen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_Toc43482636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17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0F487AD1" w14:textId="00549CCF" w:rsidR="0078462C" w:rsidRPr="00B553CC" w:rsidDel="00003C79" w:rsidRDefault="00826AA0">
      <w:pPr>
        <w:rPr>
          <w:del w:id="6131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32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"_Toc43482637" </w:delInstrText>
        </w:r>
        <w:r w:rsidRPr="001E5F55" w:rsidDel="00003C79">
          <w:rPr>
            <w:noProof/>
          </w:rPr>
          <w:fldChar w:fldCharType="separate"/>
        </w:r>
      </w:del>
      <w:ins w:id="6133" w:author="- michi -" w:date="2020-11-14T20:08:00Z">
        <w:del w:id="6134" w:author="joël iselin" w:date="2020-11-15T12:59:00Z">
          <w:r w:rsidR="00F33377" w:rsidRPr="00B553CC" w:rsidDel="00003C79">
            <w:rPr>
              <w:b/>
              <w:bCs/>
              <w:noProof/>
              <w:rPrChange w:id="6135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36" w:author="joël iselin" w:date="2020-11-15T12:59:00Z">
        <w:r w:rsidR="0078462C" w:rsidRPr="00B553CC" w:rsidDel="00003C79">
          <w:rPr>
            <w:rStyle w:val="Hyperlink"/>
            <w:noProof/>
          </w:rPr>
          <w:delText>Tabelle 4 - Legenden zur Eintrittswahrscheinlichkeit und Schadensausmass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_Toc43482637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18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6A9C54B4" w14:textId="73634AE7" w:rsidR="0078462C" w:rsidRPr="00B553CC" w:rsidDel="00003C79" w:rsidRDefault="00826AA0">
      <w:pPr>
        <w:rPr>
          <w:del w:id="6137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38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"_Toc43482638" </w:delInstrText>
        </w:r>
        <w:r w:rsidRPr="001E5F55" w:rsidDel="00003C79">
          <w:rPr>
            <w:noProof/>
          </w:rPr>
          <w:fldChar w:fldCharType="separate"/>
        </w:r>
      </w:del>
      <w:ins w:id="6139" w:author="- michi -" w:date="2020-11-14T20:08:00Z">
        <w:del w:id="6140" w:author="joël iselin" w:date="2020-11-15T12:59:00Z">
          <w:r w:rsidR="00F33377" w:rsidRPr="00B553CC" w:rsidDel="00003C79">
            <w:rPr>
              <w:b/>
              <w:bCs/>
              <w:noProof/>
              <w:rPrChange w:id="6141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42" w:author="joël iselin" w:date="2020-11-15T12:59:00Z">
        <w:r w:rsidR="0078462C" w:rsidRPr="00B553CC" w:rsidDel="00003C79">
          <w:rPr>
            <w:rStyle w:val="Hyperlink"/>
            <w:noProof/>
          </w:rPr>
          <w:delText>Tabelle 5 – Anforderungsliste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_Toc43482638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24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0A6A60C0" w14:textId="0B8A3479" w:rsidR="0078462C" w:rsidRPr="00B553CC" w:rsidDel="00003C79" w:rsidRDefault="00826AA0">
      <w:pPr>
        <w:rPr>
          <w:del w:id="6143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44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"_Toc43482639" </w:delInstrText>
        </w:r>
        <w:r w:rsidRPr="001E5F55" w:rsidDel="00003C79">
          <w:rPr>
            <w:noProof/>
          </w:rPr>
          <w:fldChar w:fldCharType="separate"/>
        </w:r>
      </w:del>
      <w:ins w:id="6145" w:author="- michi -" w:date="2020-11-14T20:08:00Z">
        <w:del w:id="6146" w:author="joël iselin" w:date="2020-11-15T12:59:00Z">
          <w:r w:rsidR="00F33377" w:rsidRPr="00B553CC" w:rsidDel="00003C79">
            <w:rPr>
              <w:b/>
              <w:bCs/>
              <w:noProof/>
              <w:rPrChange w:id="6147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48" w:author="joël iselin" w:date="2020-11-15T12:59:00Z">
        <w:r w:rsidR="0078462C" w:rsidRPr="00B553CC" w:rsidDel="00003C79">
          <w:rPr>
            <w:rStyle w:val="Hyperlink"/>
            <w:noProof/>
          </w:rPr>
          <w:delText>Tabelle 6 - Morphologischer Kasten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_Toc43482639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26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2E0E53AF" w14:textId="59F4BFA4" w:rsidR="0078462C" w:rsidRPr="00B553CC" w:rsidDel="00003C79" w:rsidRDefault="00826AA0">
      <w:pPr>
        <w:rPr>
          <w:del w:id="6149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50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"_Toc43482640" </w:delInstrText>
        </w:r>
        <w:r w:rsidRPr="001E5F55" w:rsidDel="00003C79">
          <w:rPr>
            <w:noProof/>
          </w:rPr>
          <w:fldChar w:fldCharType="separate"/>
        </w:r>
      </w:del>
      <w:ins w:id="6151" w:author="- michi -" w:date="2020-11-14T20:08:00Z">
        <w:del w:id="6152" w:author="joël iselin" w:date="2020-11-15T12:59:00Z">
          <w:r w:rsidR="00F33377" w:rsidRPr="00B553CC" w:rsidDel="00003C79">
            <w:rPr>
              <w:b/>
              <w:bCs/>
              <w:noProof/>
              <w:rPrChange w:id="6153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54" w:author="joël iselin" w:date="2020-11-15T12:59:00Z">
        <w:r w:rsidR="0078462C" w:rsidRPr="00B553CC" w:rsidDel="00003C79">
          <w:rPr>
            <w:rStyle w:val="Hyperlink"/>
            <w:noProof/>
          </w:rPr>
          <w:delText>Tabelle 7 – Anforderungsliste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_Toc43482640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30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76AD214F" w14:textId="317727A2" w:rsidR="0078462C" w:rsidRPr="00B553CC" w:rsidDel="00003C79" w:rsidRDefault="00826AA0">
      <w:pPr>
        <w:rPr>
          <w:del w:id="6155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56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"_Toc43482641" </w:delInstrText>
        </w:r>
        <w:r w:rsidRPr="001E5F55" w:rsidDel="00003C79">
          <w:rPr>
            <w:noProof/>
          </w:rPr>
          <w:fldChar w:fldCharType="separate"/>
        </w:r>
      </w:del>
      <w:ins w:id="6157" w:author="- michi -" w:date="2020-11-14T20:08:00Z">
        <w:del w:id="6158" w:author="joël iselin" w:date="2020-11-15T12:59:00Z">
          <w:r w:rsidR="00F33377" w:rsidRPr="00B553CC" w:rsidDel="00003C79">
            <w:rPr>
              <w:b/>
              <w:bCs/>
              <w:noProof/>
              <w:rPrChange w:id="6159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60" w:author="joël iselin" w:date="2020-11-15T12:59:00Z">
        <w:r w:rsidR="0078462C" w:rsidRPr="00B553CC" w:rsidDel="00003C79">
          <w:rPr>
            <w:rStyle w:val="Hyperlink"/>
            <w:noProof/>
          </w:rPr>
          <w:delText>Tabelle 8 - Technische Variantenbewertung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_Toc43482641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31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6AE3D180" w14:textId="17A6AB83" w:rsidR="0078462C" w:rsidRPr="00B553CC" w:rsidDel="00003C79" w:rsidRDefault="00826AA0">
      <w:pPr>
        <w:rPr>
          <w:del w:id="6161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62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"_Toc43482642" </w:delInstrText>
        </w:r>
        <w:r w:rsidRPr="001E5F55" w:rsidDel="00003C79">
          <w:rPr>
            <w:noProof/>
          </w:rPr>
          <w:fldChar w:fldCharType="separate"/>
        </w:r>
      </w:del>
      <w:ins w:id="6163" w:author="- michi -" w:date="2020-11-14T20:08:00Z">
        <w:del w:id="6164" w:author="joël iselin" w:date="2020-11-15T12:59:00Z">
          <w:r w:rsidR="00F33377" w:rsidRPr="00B553CC" w:rsidDel="00003C79">
            <w:rPr>
              <w:b/>
              <w:bCs/>
              <w:noProof/>
              <w:rPrChange w:id="6165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66" w:author="joël iselin" w:date="2020-11-15T12:59:00Z">
        <w:r w:rsidR="0078462C" w:rsidRPr="00B553CC" w:rsidDel="00003C79">
          <w:rPr>
            <w:rStyle w:val="Hyperlink"/>
            <w:noProof/>
          </w:rPr>
          <w:delText>Tabelle 9 - Erläuterungen und Begründungen zur technischen Bewertung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_Toc43482642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34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40E91ACE" w14:textId="1B0B0B73" w:rsidR="0078462C" w:rsidRPr="00B553CC" w:rsidDel="00003C79" w:rsidRDefault="00826AA0">
      <w:pPr>
        <w:rPr>
          <w:del w:id="6167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68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"_Toc43482643" </w:delInstrText>
        </w:r>
        <w:r w:rsidRPr="001E5F55" w:rsidDel="00003C79">
          <w:rPr>
            <w:noProof/>
          </w:rPr>
          <w:fldChar w:fldCharType="separate"/>
        </w:r>
      </w:del>
      <w:ins w:id="6169" w:author="- michi -" w:date="2020-11-14T20:08:00Z">
        <w:del w:id="6170" w:author="joël iselin" w:date="2020-11-15T12:59:00Z">
          <w:r w:rsidR="00F33377" w:rsidRPr="00B553CC" w:rsidDel="00003C79">
            <w:rPr>
              <w:b/>
              <w:bCs/>
              <w:noProof/>
              <w:rPrChange w:id="6171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72" w:author="joël iselin" w:date="2020-11-15T12:59:00Z">
        <w:r w:rsidR="0078462C" w:rsidRPr="00B553CC" w:rsidDel="00003C79">
          <w:rPr>
            <w:rStyle w:val="Hyperlink"/>
            <w:noProof/>
          </w:rPr>
          <w:delText>Tabelle 10 - Wirtschaftliche Variantenbewertung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_Toc43482643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35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49B61BB0" w14:textId="5C700C31" w:rsidR="0078462C" w:rsidRPr="00B553CC" w:rsidDel="00003C79" w:rsidRDefault="00826AA0">
      <w:pPr>
        <w:rPr>
          <w:del w:id="6173" w:author="joël iselin" w:date="2020-11-15T12:59:00Z"/>
          <w:rFonts w:asciiTheme="minorHAnsi" w:eastAsiaTheme="minorEastAsia" w:hAnsiTheme="minorHAnsi" w:cstheme="minorBidi"/>
          <w:noProof/>
          <w:lang w:eastAsia="de-CH"/>
        </w:rPr>
      </w:pPr>
      <w:del w:id="6174" w:author="joël iselin" w:date="2020-11-15T12:59:00Z">
        <w:r w:rsidRPr="001E5F55" w:rsidDel="00003C79">
          <w:rPr>
            <w:noProof/>
          </w:rPr>
          <w:fldChar w:fldCharType="begin"/>
        </w:r>
        <w:r w:rsidRPr="00B553CC" w:rsidDel="00003C79">
          <w:rPr>
            <w:noProof/>
          </w:rPr>
          <w:delInstrText xml:space="preserve"> HYPERLINK \l "_Toc43482644" </w:delInstrText>
        </w:r>
        <w:r w:rsidRPr="001E5F55" w:rsidDel="00003C79">
          <w:rPr>
            <w:noProof/>
          </w:rPr>
          <w:fldChar w:fldCharType="separate"/>
        </w:r>
      </w:del>
      <w:ins w:id="6175" w:author="- michi -" w:date="2020-11-14T20:08:00Z">
        <w:del w:id="6176" w:author="joël iselin" w:date="2020-11-15T12:59:00Z">
          <w:r w:rsidR="00F33377" w:rsidRPr="00B553CC" w:rsidDel="00003C79">
            <w:rPr>
              <w:b/>
              <w:bCs/>
              <w:noProof/>
              <w:rPrChange w:id="6177" w:author="- michi -" w:date="2020-11-14T20:36:00Z">
                <w:rPr>
                  <w:b/>
                  <w:noProof/>
                  <w:lang w:val="en-US"/>
                </w:rPr>
              </w:rPrChange>
            </w:rPr>
            <w:delText>Error! Hyperlink reference not valid.</w:delText>
          </w:r>
        </w:del>
      </w:ins>
      <w:del w:id="6178" w:author="joël iselin" w:date="2020-11-15T12:59:00Z">
        <w:r w:rsidR="0078462C" w:rsidRPr="00B553CC" w:rsidDel="00003C79">
          <w:rPr>
            <w:rStyle w:val="Hyperlink"/>
            <w:noProof/>
          </w:rPr>
          <w:delText>Tabelle 11 - Erläuterungen und Begründungen zur wirtschaftlichen Bewertung</w:delText>
        </w:r>
        <w:r w:rsidR="0078462C" w:rsidRPr="00B553CC" w:rsidDel="00003C79">
          <w:rPr>
            <w:noProof/>
            <w:webHidden/>
          </w:rPr>
          <w:tab/>
        </w:r>
        <w:r w:rsidR="0078462C" w:rsidRPr="001E5F55" w:rsidDel="00003C79">
          <w:rPr>
            <w:noProof/>
            <w:webHidden/>
          </w:rPr>
          <w:fldChar w:fldCharType="begin"/>
        </w:r>
        <w:r w:rsidR="0078462C" w:rsidRPr="00B553CC" w:rsidDel="00003C79">
          <w:rPr>
            <w:noProof/>
            <w:webHidden/>
          </w:rPr>
          <w:delInstrText xml:space="preserve"> PAGEREF _Toc43482644 \h </w:delInstrText>
        </w:r>
        <w:r w:rsidR="0078462C" w:rsidRPr="001E5F55" w:rsidDel="00003C79">
          <w:rPr>
            <w:noProof/>
            <w:webHidden/>
          </w:rPr>
        </w:r>
        <w:r w:rsidR="0078462C" w:rsidRPr="001E5F55" w:rsidDel="00003C79">
          <w:rPr>
            <w:noProof/>
            <w:webHidden/>
          </w:rPr>
          <w:fldChar w:fldCharType="separate"/>
        </w:r>
        <w:r w:rsidR="0078462C" w:rsidRPr="00B553CC" w:rsidDel="00003C79">
          <w:rPr>
            <w:noProof/>
            <w:webHidden/>
          </w:rPr>
          <w:delText>37</w:delText>
        </w:r>
        <w:r w:rsidR="0078462C" w:rsidRPr="001E5F55" w:rsidDel="00003C79">
          <w:rPr>
            <w:noProof/>
            <w:webHidden/>
          </w:rPr>
          <w:fldChar w:fldCharType="end"/>
        </w:r>
        <w:r w:rsidRPr="001E5F55" w:rsidDel="00003C79">
          <w:rPr>
            <w:noProof/>
          </w:rPr>
          <w:fldChar w:fldCharType="end"/>
        </w:r>
      </w:del>
    </w:p>
    <w:p w14:paraId="29859A45" w14:textId="51908E8A" w:rsidR="00B81744" w:rsidRPr="00B553CC" w:rsidRDefault="0078462C">
      <w:pPr>
        <w:rPr>
          <w:szCs w:val="22"/>
        </w:rPr>
      </w:pPr>
      <w:del w:id="6179" w:author="joël iselin" w:date="2020-11-15T12:59:00Z">
        <w:r w:rsidRPr="001E5F55" w:rsidDel="00003C79">
          <w:fldChar w:fldCharType="end"/>
        </w:r>
      </w:del>
      <w:bookmarkStart w:id="6180" w:name="_Toc54885230"/>
      <w:bookmarkStart w:id="6181" w:name="_Toc54885805"/>
      <w:bookmarkStart w:id="6182" w:name="_Toc54884468"/>
      <w:bookmarkStart w:id="6183" w:name="_Toc54884469"/>
      <w:bookmarkStart w:id="6184" w:name="_Toc54884471"/>
      <w:bookmarkStart w:id="6185" w:name="_Toc54885232"/>
      <w:bookmarkStart w:id="6186" w:name="_Toc54885807"/>
      <w:bookmarkStart w:id="6187" w:name="_Toc54884473"/>
      <w:bookmarkStart w:id="6188" w:name="_Toc54885234"/>
      <w:bookmarkStart w:id="6189" w:name="_Toc54885809"/>
      <w:bookmarkStart w:id="6190" w:name="_Toc54884474"/>
      <w:bookmarkStart w:id="6191" w:name="_Toc54885235"/>
      <w:bookmarkStart w:id="6192" w:name="_Toc54885810"/>
      <w:bookmarkStart w:id="6193" w:name="_Toc54884475"/>
      <w:bookmarkStart w:id="6194" w:name="_Toc54885236"/>
      <w:bookmarkStart w:id="6195" w:name="_Toc54885811"/>
      <w:bookmarkStart w:id="6196" w:name="_Toc54884476"/>
      <w:bookmarkStart w:id="6197" w:name="_Toc54885237"/>
      <w:bookmarkStart w:id="6198" w:name="_Toc54885812"/>
      <w:bookmarkStart w:id="6199" w:name="_Toc54884477"/>
      <w:bookmarkStart w:id="6200" w:name="_Toc54885238"/>
      <w:bookmarkStart w:id="6201" w:name="_Toc54885813"/>
      <w:bookmarkStart w:id="6202" w:name="_Toc54884478"/>
      <w:bookmarkStart w:id="6203" w:name="_Toc54885239"/>
      <w:bookmarkStart w:id="6204" w:name="_Toc54885814"/>
      <w:bookmarkStart w:id="6205" w:name="_Toc54884479"/>
      <w:bookmarkStart w:id="6206" w:name="_Toc54885240"/>
      <w:bookmarkStart w:id="6207" w:name="_Toc54885815"/>
      <w:bookmarkStart w:id="6208" w:name="_Toc54884480"/>
      <w:bookmarkStart w:id="6209" w:name="_Toc54885241"/>
      <w:bookmarkStart w:id="6210" w:name="_Toc54885816"/>
      <w:bookmarkStart w:id="6211" w:name="_Toc54884481"/>
      <w:bookmarkStart w:id="6212" w:name="_Toc54885242"/>
      <w:bookmarkStart w:id="6213" w:name="_Toc54885817"/>
      <w:bookmarkStart w:id="6214" w:name="_Toc54884482"/>
      <w:bookmarkStart w:id="6215" w:name="_Toc54885243"/>
      <w:bookmarkStart w:id="6216" w:name="_Toc54885818"/>
      <w:bookmarkStart w:id="6217" w:name="_Toc54884483"/>
      <w:bookmarkStart w:id="6218" w:name="_Toc54885244"/>
      <w:bookmarkStart w:id="6219" w:name="_Toc54885819"/>
      <w:bookmarkStart w:id="6220" w:name="_Toc54884484"/>
      <w:bookmarkStart w:id="6221" w:name="_Toc54885245"/>
      <w:bookmarkStart w:id="6222" w:name="_Toc54885820"/>
      <w:bookmarkStart w:id="6223" w:name="_Toc54884485"/>
      <w:bookmarkStart w:id="6224" w:name="_Toc54885246"/>
      <w:bookmarkStart w:id="6225" w:name="_Toc54885821"/>
      <w:bookmarkStart w:id="6226" w:name="_Toc54884486"/>
      <w:bookmarkStart w:id="6227" w:name="_Toc54885247"/>
      <w:bookmarkStart w:id="6228" w:name="_Toc54885822"/>
      <w:bookmarkStart w:id="6229" w:name="_Toc54884487"/>
      <w:bookmarkStart w:id="6230" w:name="_Toc54885248"/>
      <w:bookmarkStart w:id="6231" w:name="_Toc54885823"/>
      <w:bookmarkStart w:id="6232" w:name="_Toc54884488"/>
      <w:bookmarkStart w:id="6233" w:name="_Toc54885249"/>
      <w:bookmarkStart w:id="6234" w:name="_Toc54885824"/>
      <w:bookmarkStart w:id="6235" w:name="_Toc54884489"/>
      <w:bookmarkStart w:id="6236" w:name="_Toc54885250"/>
      <w:bookmarkStart w:id="6237" w:name="_Toc54885825"/>
      <w:bookmarkStart w:id="6238" w:name="_Toc54884490"/>
      <w:bookmarkStart w:id="6239" w:name="_Toc54885251"/>
      <w:bookmarkStart w:id="6240" w:name="_Toc54885826"/>
      <w:bookmarkStart w:id="6241" w:name="_Toc54884491"/>
      <w:bookmarkStart w:id="6242" w:name="_Toc54885252"/>
      <w:bookmarkStart w:id="6243" w:name="_Toc54885827"/>
      <w:bookmarkStart w:id="6244" w:name="_Toc54884492"/>
      <w:bookmarkStart w:id="6245" w:name="_Toc54885253"/>
      <w:bookmarkStart w:id="6246" w:name="_Toc54885828"/>
      <w:bookmarkStart w:id="6247" w:name="_Toc54884493"/>
      <w:bookmarkStart w:id="6248" w:name="_Toc54885254"/>
      <w:bookmarkStart w:id="6249" w:name="_Toc54885829"/>
      <w:bookmarkStart w:id="6250" w:name="_Toc54884494"/>
      <w:bookmarkStart w:id="6251" w:name="_Toc54885255"/>
      <w:bookmarkStart w:id="6252" w:name="_Toc54885830"/>
      <w:bookmarkStart w:id="6253" w:name="_Toc54884495"/>
      <w:bookmarkStart w:id="6254" w:name="_Toc54885256"/>
      <w:bookmarkStart w:id="6255" w:name="_Toc54885831"/>
      <w:bookmarkStart w:id="6256" w:name="_Toc54884496"/>
      <w:bookmarkStart w:id="6257" w:name="_Toc54885257"/>
      <w:bookmarkStart w:id="6258" w:name="_Toc54885832"/>
      <w:bookmarkStart w:id="6259" w:name="_Toc54884497"/>
      <w:bookmarkStart w:id="6260" w:name="_Toc54885258"/>
      <w:bookmarkStart w:id="6261" w:name="_Toc54885833"/>
      <w:bookmarkStart w:id="6262" w:name="_Toc54884498"/>
      <w:bookmarkStart w:id="6263" w:name="_Toc54885259"/>
      <w:bookmarkStart w:id="6264" w:name="_Toc54885834"/>
      <w:bookmarkStart w:id="6265" w:name="_Toc54884499"/>
      <w:bookmarkStart w:id="6266" w:name="_Toc54885260"/>
      <w:bookmarkStart w:id="6267" w:name="_Toc54885835"/>
      <w:bookmarkStart w:id="6268" w:name="_Toc54884500"/>
      <w:bookmarkStart w:id="6269" w:name="_Toc54885261"/>
      <w:bookmarkStart w:id="6270" w:name="_Toc54885836"/>
      <w:bookmarkStart w:id="6271" w:name="_Toc54884501"/>
      <w:bookmarkStart w:id="6272" w:name="_Toc54885262"/>
      <w:bookmarkStart w:id="6273" w:name="_Toc54885837"/>
      <w:bookmarkStart w:id="6274" w:name="_Toc54884502"/>
      <w:bookmarkStart w:id="6275" w:name="_Toc54885263"/>
      <w:bookmarkStart w:id="6276" w:name="_Toc54885838"/>
      <w:bookmarkStart w:id="6277" w:name="_Toc54884503"/>
      <w:bookmarkStart w:id="6278" w:name="_Toc54885264"/>
      <w:bookmarkStart w:id="6279" w:name="_Toc54885839"/>
      <w:bookmarkStart w:id="6280" w:name="_Toc54884504"/>
      <w:bookmarkStart w:id="6281" w:name="_Toc54885265"/>
      <w:bookmarkStart w:id="6282" w:name="_Toc54885840"/>
      <w:bookmarkStart w:id="6283" w:name="_Toc54884506"/>
      <w:bookmarkStart w:id="6284" w:name="_Toc54885842"/>
      <w:bookmarkStart w:id="6285" w:name="_Toc54884507"/>
      <w:bookmarkStart w:id="6286" w:name="_Toc54885843"/>
      <w:bookmarkStart w:id="6287" w:name="_Toc54884508"/>
      <w:bookmarkStart w:id="6288" w:name="_Toc54885844"/>
      <w:bookmarkStart w:id="6289" w:name="_Toc54884517"/>
      <w:bookmarkStart w:id="6290" w:name="_Toc54885853"/>
      <w:bookmarkStart w:id="6291" w:name="_Toc54884518"/>
      <w:bookmarkStart w:id="6292" w:name="_Toc54885854"/>
      <w:bookmarkStart w:id="6293" w:name="_Toc54884519"/>
      <w:bookmarkStart w:id="6294" w:name="_Toc54885855"/>
      <w:bookmarkStart w:id="6295" w:name="_Toc54884520"/>
      <w:bookmarkStart w:id="6296" w:name="_Toc54885856"/>
      <w:bookmarkStart w:id="6297" w:name="_Toc54884521"/>
      <w:bookmarkStart w:id="6298" w:name="_Toc54885857"/>
      <w:bookmarkStart w:id="6299" w:name="_Toc54884522"/>
      <w:bookmarkStart w:id="6300" w:name="_Toc54885858"/>
      <w:bookmarkStart w:id="6301" w:name="_Toc54884523"/>
      <w:bookmarkStart w:id="6302" w:name="_Toc54885859"/>
      <w:bookmarkStart w:id="6303" w:name="_Toc54884524"/>
      <w:bookmarkStart w:id="6304" w:name="_Toc54885860"/>
      <w:bookmarkStart w:id="6305" w:name="_Toc54884525"/>
      <w:bookmarkStart w:id="6306" w:name="_Toc54885861"/>
      <w:bookmarkStart w:id="6307" w:name="_Toc54884526"/>
      <w:bookmarkStart w:id="6308" w:name="_Toc54885862"/>
      <w:bookmarkStart w:id="6309" w:name="_Toc54884527"/>
      <w:bookmarkStart w:id="6310" w:name="_Toc54885863"/>
      <w:bookmarkStart w:id="6311" w:name="_Toc54884528"/>
      <w:bookmarkStart w:id="6312" w:name="_Toc54885864"/>
      <w:bookmarkStart w:id="6313" w:name="_Toc54884529"/>
      <w:bookmarkStart w:id="6314" w:name="_Toc54885865"/>
      <w:bookmarkStart w:id="6315" w:name="_Toc54884530"/>
      <w:bookmarkStart w:id="6316" w:name="_Toc54885866"/>
      <w:bookmarkStart w:id="6317" w:name="_Toc54884531"/>
      <w:bookmarkStart w:id="6318" w:name="_Toc54885867"/>
      <w:bookmarkStart w:id="6319" w:name="_Toc54884532"/>
      <w:bookmarkStart w:id="6320" w:name="_Toc54885868"/>
      <w:bookmarkStart w:id="6321" w:name="_Toc54884533"/>
      <w:bookmarkStart w:id="6322" w:name="_Toc54885869"/>
      <w:bookmarkStart w:id="6323" w:name="_Toc54884534"/>
      <w:bookmarkStart w:id="6324" w:name="_Toc54885870"/>
      <w:bookmarkStart w:id="6325" w:name="_Toc54884537"/>
      <w:bookmarkStart w:id="6326" w:name="_Toc54885873"/>
      <w:bookmarkStart w:id="6327" w:name="_Toc54884547"/>
      <w:bookmarkStart w:id="6328" w:name="_Toc54885883"/>
      <w:bookmarkStart w:id="6329" w:name="_Toc54884558"/>
      <w:bookmarkStart w:id="6330" w:name="_Toc54885894"/>
      <w:bookmarkStart w:id="6331" w:name="_Toc54884559"/>
      <w:bookmarkStart w:id="6332" w:name="_Toc54885895"/>
      <w:bookmarkStart w:id="6333" w:name="_Toc54884560"/>
      <w:bookmarkStart w:id="6334" w:name="_Toc54885896"/>
      <w:bookmarkStart w:id="6335" w:name="_Toc54884561"/>
      <w:bookmarkStart w:id="6336" w:name="_Toc54885897"/>
      <w:bookmarkStart w:id="6337" w:name="_Toc54884562"/>
      <w:bookmarkStart w:id="6338" w:name="_Toc54885898"/>
      <w:bookmarkStart w:id="6339" w:name="_Toc54884563"/>
      <w:bookmarkStart w:id="6340" w:name="_Toc54885899"/>
      <w:bookmarkStart w:id="6341" w:name="_Toc54884564"/>
      <w:bookmarkStart w:id="6342" w:name="_Toc54885900"/>
      <w:bookmarkStart w:id="6343" w:name="_Toc54884565"/>
      <w:bookmarkStart w:id="6344" w:name="_Toc54885901"/>
      <w:bookmarkStart w:id="6345" w:name="_Toc54884566"/>
      <w:bookmarkStart w:id="6346" w:name="_Toc54885902"/>
      <w:bookmarkStart w:id="6347" w:name="_Toc54884567"/>
      <w:bookmarkStart w:id="6348" w:name="_Toc54885903"/>
      <w:bookmarkStart w:id="6349" w:name="_Toc54884568"/>
      <w:bookmarkStart w:id="6350" w:name="_Toc54885904"/>
      <w:bookmarkStart w:id="6351" w:name="_Toc54884569"/>
      <w:bookmarkStart w:id="6352" w:name="_Toc54885905"/>
      <w:bookmarkStart w:id="6353" w:name="_Toc54884570"/>
      <w:bookmarkStart w:id="6354" w:name="_Toc54885906"/>
      <w:bookmarkStart w:id="6355" w:name="_Toc54884571"/>
      <w:bookmarkStart w:id="6356" w:name="_Toc54885907"/>
      <w:bookmarkStart w:id="6357" w:name="_Toc54884572"/>
      <w:bookmarkStart w:id="6358" w:name="_Toc54885908"/>
      <w:bookmarkStart w:id="6359" w:name="_Toc54884573"/>
      <w:bookmarkStart w:id="6360" w:name="_Toc54885909"/>
      <w:bookmarkStart w:id="6361" w:name="_Toc54884574"/>
      <w:bookmarkStart w:id="6362" w:name="_Toc54885910"/>
      <w:bookmarkStart w:id="6363" w:name="_Toc54884575"/>
      <w:bookmarkStart w:id="6364" w:name="_Toc54885911"/>
      <w:bookmarkStart w:id="6365" w:name="_Toc54884576"/>
      <w:bookmarkStart w:id="6366" w:name="_Toc54885912"/>
      <w:bookmarkStart w:id="6367" w:name="_Toc54884577"/>
      <w:bookmarkStart w:id="6368" w:name="_Toc54885913"/>
      <w:bookmarkStart w:id="6369" w:name="_Toc54884578"/>
      <w:bookmarkStart w:id="6370" w:name="_Toc54885914"/>
      <w:bookmarkStart w:id="6371" w:name="_Toc54884579"/>
      <w:bookmarkStart w:id="6372" w:name="_Toc54885915"/>
      <w:bookmarkStart w:id="6373" w:name="_Toc54884580"/>
      <w:bookmarkStart w:id="6374" w:name="_Toc54885916"/>
      <w:bookmarkStart w:id="6375" w:name="_Toc54884581"/>
      <w:bookmarkStart w:id="6376" w:name="_Toc54885917"/>
      <w:bookmarkStart w:id="6377" w:name="_Toc54884582"/>
      <w:bookmarkStart w:id="6378" w:name="_Toc54885918"/>
      <w:bookmarkStart w:id="6379" w:name="_Toc54884583"/>
      <w:bookmarkStart w:id="6380" w:name="_Toc54885919"/>
      <w:bookmarkStart w:id="6381" w:name="_Toc54884584"/>
      <w:bookmarkStart w:id="6382" w:name="_Toc54885920"/>
      <w:bookmarkStart w:id="6383" w:name="_Toc54884585"/>
      <w:bookmarkStart w:id="6384" w:name="_Toc54885921"/>
      <w:bookmarkStart w:id="6385" w:name="_Toc54884586"/>
      <w:bookmarkStart w:id="6386" w:name="_Toc54885922"/>
      <w:bookmarkStart w:id="6387" w:name="_Toc54884587"/>
      <w:bookmarkStart w:id="6388" w:name="_Toc54885923"/>
      <w:bookmarkStart w:id="6389" w:name="_Toc54884588"/>
      <w:bookmarkStart w:id="6390" w:name="_Toc54885924"/>
      <w:bookmarkStart w:id="6391" w:name="_Toc54884589"/>
      <w:bookmarkStart w:id="6392" w:name="_Toc54885925"/>
      <w:bookmarkStart w:id="6393" w:name="_Toc54884590"/>
      <w:bookmarkStart w:id="6394" w:name="_Toc54885926"/>
      <w:bookmarkStart w:id="6395" w:name="_Toc54884591"/>
      <w:bookmarkStart w:id="6396" w:name="_Toc54885927"/>
      <w:bookmarkStart w:id="6397" w:name="_Toc54884592"/>
      <w:bookmarkStart w:id="6398" w:name="_Toc54885928"/>
      <w:bookmarkStart w:id="6399" w:name="_Toc54884593"/>
      <w:bookmarkStart w:id="6400" w:name="_Toc54885929"/>
      <w:bookmarkStart w:id="6401" w:name="_Toc54884594"/>
      <w:bookmarkStart w:id="6402" w:name="_Toc54885930"/>
      <w:bookmarkStart w:id="6403" w:name="_Toc54884595"/>
      <w:bookmarkStart w:id="6404" w:name="_Toc54885931"/>
      <w:bookmarkStart w:id="6405" w:name="_Toc54884596"/>
      <w:bookmarkStart w:id="6406" w:name="_Toc54885932"/>
      <w:bookmarkStart w:id="6407" w:name="_Toc54884597"/>
      <w:bookmarkStart w:id="6408" w:name="_Toc54885933"/>
      <w:bookmarkStart w:id="6409" w:name="_Toc54884598"/>
      <w:bookmarkStart w:id="6410" w:name="_Toc54885934"/>
      <w:bookmarkStart w:id="6411" w:name="_Toc54884599"/>
      <w:bookmarkStart w:id="6412" w:name="_Toc54885935"/>
      <w:bookmarkStart w:id="6413" w:name="_Toc54884600"/>
      <w:bookmarkStart w:id="6414" w:name="_Toc54885936"/>
      <w:bookmarkStart w:id="6415" w:name="_Toc54884601"/>
      <w:bookmarkStart w:id="6416" w:name="_Toc54885937"/>
      <w:bookmarkStart w:id="6417" w:name="_Toc54884602"/>
      <w:bookmarkStart w:id="6418" w:name="_Toc54885938"/>
      <w:bookmarkStart w:id="6419" w:name="_Toc54884603"/>
      <w:bookmarkStart w:id="6420" w:name="_Toc54885939"/>
      <w:bookmarkStart w:id="6421" w:name="_Toc54884604"/>
      <w:bookmarkStart w:id="6422" w:name="_Toc54885940"/>
      <w:bookmarkStart w:id="6423" w:name="_Toc54884605"/>
      <w:bookmarkStart w:id="6424" w:name="_Toc54885941"/>
      <w:bookmarkStart w:id="6425" w:name="_Toc54884606"/>
      <w:bookmarkStart w:id="6426" w:name="_Toc54885942"/>
      <w:bookmarkStart w:id="6427" w:name="_Toc54884607"/>
      <w:bookmarkStart w:id="6428" w:name="_Toc54885943"/>
      <w:bookmarkStart w:id="6429" w:name="_Toc54884608"/>
      <w:bookmarkStart w:id="6430" w:name="_Toc54885944"/>
      <w:bookmarkStart w:id="6431" w:name="_Toc54884609"/>
      <w:bookmarkStart w:id="6432" w:name="_Toc54885945"/>
      <w:bookmarkStart w:id="6433" w:name="_Toc54884610"/>
      <w:bookmarkStart w:id="6434" w:name="_Toc54885946"/>
      <w:bookmarkStart w:id="6435" w:name="_Toc54884611"/>
      <w:bookmarkStart w:id="6436" w:name="_Toc54885947"/>
      <w:bookmarkStart w:id="6437" w:name="_Toc54884612"/>
      <w:bookmarkStart w:id="6438" w:name="_Toc54885948"/>
      <w:bookmarkStart w:id="6439" w:name="_Toc54884613"/>
      <w:bookmarkStart w:id="6440" w:name="_Toc54885949"/>
      <w:bookmarkStart w:id="6441" w:name="_Toc54884614"/>
      <w:bookmarkStart w:id="6442" w:name="_Toc54885950"/>
      <w:bookmarkStart w:id="6443" w:name="_Toc54884615"/>
      <w:bookmarkStart w:id="6444" w:name="_Toc54885951"/>
      <w:bookmarkStart w:id="6445" w:name="_Toc54884616"/>
      <w:bookmarkStart w:id="6446" w:name="_Toc54885952"/>
      <w:bookmarkStart w:id="6447" w:name="_Toc54884617"/>
      <w:bookmarkStart w:id="6448" w:name="_Toc54885953"/>
      <w:bookmarkStart w:id="6449" w:name="_Toc54884618"/>
      <w:bookmarkStart w:id="6450" w:name="_Toc54885954"/>
      <w:bookmarkStart w:id="6451" w:name="_Toc54884619"/>
      <w:bookmarkStart w:id="6452" w:name="_Toc54885955"/>
      <w:bookmarkStart w:id="6453" w:name="_Toc54884620"/>
      <w:bookmarkStart w:id="6454" w:name="_Toc54885956"/>
      <w:bookmarkStart w:id="6455" w:name="_Toc54884621"/>
      <w:bookmarkStart w:id="6456" w:name="_Toc54885957"/>
      <w:bookmarkStart w:id="6457" w:name="_Toc54884622"/>
      <w:bookmarkStart w:id="6458" w:name="_Toc54885958"/>
      <w:bookmarkStart w:id="6459" w:name="_Toc54884623"/>
      <w:bookmarkStart w:id="6460" w:name="_Toc54885959"/>
      <w:bookmarkStart w:id="6461" w:name="_Toc54884624"/>
      <w:bookmarkStart w:id="6462" w:name="_Toc54885960"/>
      <w:bookmarkStart w:id="6463" w:name="_Toc54884625"/>
      <w:bookmarkStart w:id="6464" w:name="_Toc54885961"/>
      <w:bookmarkStart w:id="6465" w:name="_Toc54884626"/>
      <w:bookmarkStart w:id="6466" w:name="_Toc54885962"/>
      <w:bookmarkStart w:id="6467" w:name="_Toc54884627"/>
      <w:bookmarkStart w:id="6468" w:name="_Toc54885963"/>
      <w:bookmarkStart w:id="6469" w:name="_Toc54884628"/>
      <w:bookmarkStart w:id="6470" w:name="_Toc54885964"/>
      <w:bookmarkStart w:id="6471" w:name="_Toc54884629"/>
      <w:bookmarkStart w:id="6472" w:name="_Toc54885965"/>
      <w:bookmarkStart w:id="6473" w:name="_Toc54884630"/>
      <w:bookmarkStart w:id="6474" w:name="_Toc54885966"/>
      <w:bookmarkStart w:id="6475" w:name="_Toc54884631"/>
      <w:bookmarkStart w:id="6476" w:name="_Toc54885967"/>
      <w:bookmarkStart w:id="6477" w:name="_Toc54884632"/>
      <w:bookmarkStart w:id="6478" w:name="_Toc54885968"/>
      <w:bookmarkStart w:id="6479" w:name="_Toc54884633"/>
      <w:bookmarkStart w:id="6480" w:name="_Toc54885969"/>
      <w:bookmarkStart w:id="6481" w:name="_Toc54884634"/>
      <w:bookmarkStart w:id="6482" w:name="_Toc54885970"/>
      <w:bookmarkStart w:id="6483" w:name="_Toc54884635"/>
      <w:bookmarkStart w:id="6484" w:name="_Toc54885971"/>
      <w:bookmarkStart w:id="6485" w:name="_Toc54884636"/>
      <w:bookmarkStart w:id="6486" w:name="_Toc54885972"/>
      <w:bookmarkStart w:id="6487" w:name="_Toc54884637"/>
      <w:bookmarkStart w:id="6488" w:name="_Toc54885973"/>
      <w:bookmarkStart w:id="6489" w:name="_Toc54884638"/>
      <w:bookmarkStart w:id="6490" w:name="_Toc54885974"/>
      <w:bookmarkStart w:id="6491" w:name="_Toc54884639"/>
      <w:bookmarkStart w:id="6492" w:name="_Toc54885975"/>
      <w:bookmarkStart w:id="6493" w:name="_Toc54884640"/>
      <w:bookmarkStart w:id="6494" w:name="_Toc54885976"/>
      <w:bookmarkStart w:id="6495" w:name="_Toc54884641"/>
      <w:bookmarkStart w:id="6496" w:name="_Toc54885977"/>
      <w:bookmarkStart w:id="6497" w:name="_Toc54884642"/>
      <w:bookmarkStart w:id="6498" w:name="_Toc54885978"/>
      <w:bookmarkStart w:id="6499" w:name="_Toc54884643"/>
      <w:bookmarkStart w:id="6500" w:name="_Toc54885979"/>
      <w:bookmarkStart w:id="6501" w:name="_Toc54884644"/>
      <w:bookmarkStart w:id="6502" w:name="_Toc54885980"/>
      <w:bookmarkStart w:id="6503" w:name="_Toc54884645"/>
      <w:bookmarkStart w:id="6504" w:name="_Toc54885981"/>
      <w:bookmarkStart w:id="6505" w:name="_Toc54884646"/>
      <w:bookmarkStart w:id="6506" w:name="_Toc54885982"/>
      <w:bookmarkStart w:id="6507" w:name="_Toc54884647"/>
      <w:bookmarkStart w:id="6508" w:name="_Toc54885983"/>
      <w:bookmarkStart w:id="6509" w:name="_Toc54884648"/>
      <w:bookmarkStart w:id="6510" w:name="_Toc54885984"/>
      <w:bookmarkStart w:id="6511" w:name="_Toc54884649"/>
      <w:bookmarkStart w:id="6512" w:name="_Toc54885985"/>
      <w:bookmarkStart w:id="6513" w:name="_Toc54884650"/>
      <w:bookmarkStart w:id="6514" w:name="_Toc54885986"/>
      <w:bookmarkStart w:id="6515" w:name="_Toc54884651"/>
      <w:bookmarkStart w:id="6516" w:name="_Toc54885987"/>
      <w:bookmarkStart w:id="6517" w:name="_Toc54884652"/>
      <w:bookmarkStart w:id="6518" w:name="_Toc54885988"/>
      <w:bookmarkStart w:id="6519" w:name="_Toc54884653"/>
      <w:bookmarkStart w:id="6520" w:name="_Toc54885989"/>
      <w:bookmarkStart w:id="6521" w:name="_Toc54884654"/>
      <w:bookmarkStart w:id="6522" w:name="_Toc54885990"/>
      <w:bookmarkStart w:id="6523" w:name="_Toc54884655"/>
      <w:bookmarkStart w:id="6524" w:name="_Toc54885991"/>
      <w:bookmarkStart w:id="6525" w:name="_Toc54884660"/>
      <w:bookmarkStart w:id="6526" w:name="_Toc54885996"/>
      <w:bookmarkStart w:id="6527" w:name="_Toc54884669"/>
      <w:bookmarkStart w:id="6528" w:name="_Toc54886005"/>
      <w:bookmarkStart w:id="6529" w:name="_Toc54884678"/>
      <w:bookmarkStart w:id="6530" w:name="_Toc54886014"/>
      <w:bookmarkStart w:id="6531" w:name="_Toc54884719"/>
      <w:bookmarkStart w:id="6532" w:name="_Toc54886055"/>
      <w:bookmarkStart w:id="6533" w:name="_Toc54884720"/>
      <w:bookmarkStart w:id="6534" w:name="_Toc54886056"/>
      <w:bookmarkStart w:id="6535" w:name="_Toc54884721"/>
      <w:bookmarkStart w:id="6536" w:name="_Toc54886057"/>
      <w:bookmarkStart w:id="6537" w:name="_Toc54884722"/>
      <w:bookmarkStart w:id="6538" w:name="_Toc54886058"/>
      <w:bookmarkStart w:id="6539" w:name="_Toc54884723"/>
      <w:bookmarkStart w:id="6540" w:name="_Toc54886059"/>
      <w:bookmarkStart w:id="6541" w:name="_Toc54884724"/>
      <w:bookmarkStart w:id="6542" w:name="_Toc54886060"/>
      <w:bookmarkStart w:id="6543" w:name="_Toc54884725"/>
      <w:bookmarkStart w:id="6544" w:name="_Toc54886061"/>
      <w:bookmarkStart w:id="6545" w:name="_Toc54884741"/>
      <w:bookmarkStart w:id="6546" w:name="_Toc54886077"/>
      <w:bookmarkStart w:id="6547" w:name="_Toc54884759"/>
      <w:bookmarkStart w:id="6548" w:name="_Toc54886095"/>
      <w:bookmarkStart w:id="6549" w:name="_Toc54884760"/>
      <w:bookmarkStart w:id="6550" w:name="_Toc54886096"/>
      <w:bookmarkStart w:id="6551" w:name="_Toc54884761"/>
      <w:bookmarkStart w:id="6552" w:name="_Toc54886097"/>
      <w:bookmarkStart w:id="6553" w:name="_Toc54884762"/>
      <w:bookmarkStart w:id="6554" w:name="_Toc54886098"/>
      <w:bookmarkStart w:id="6555" w:name="_Toc54884763"/>
      <w:bookmarkStart w:id="6556" w:name="_Toc54886099"/>
      <w:bookmarkStart w:id="6557" w:name="_Toc54884764"/>
      <w:bookmarkStart w:id="6558" w:name="_Toc54886100"/>
      <w:bookmarkStart w:id="6559" w:name="_Toc54884765"/>
      <w:bookmarkStart w:id="6560" w:name="_Toc54886101"/>
      <w:bookmarkStart w:id="6561" w:name="_Toc54884766"/>
      <w:bookmarkStart w:id="6562" w:name="_Toc54886102"/>
      <w:bookmarkStart w:id="6563" w:name="_Toc54884806"/>
      <w:bookmarkStart w:id="6564" w:name="_Toc54886142"/>
      <w:bookmarkStart w:id="6565" w:name="_Toc54884807"/>
      <w:bookmarkStart w:id="6566" w:name="_Toc54886143"/>
      <w:bookmarkStart w:id="6567" w:name="_Toc54884808"/>
      <w:bookmarkStart w:id="6568" w:name="_Toc54886144"/>
      <w:bookmarkStart w:id="6569" w:name="_Toc54884809"/>
      <w:bookmarkStart w:id="6570" w:name="_Toc54886145"/>
      <w:bookmarkStart w:id="6571" w:name="_Toc54884810"/>
      <w:bookmarkStart w:id="6572" w:name="_Toc54886146"/>
      <w:bookmarkStart w:id="6573" w:name="_Toc54884811"/>
      <w:bookmarkStart w:id="6574" w:name="_Toc54886147"/>
      <w:bookmarkStart w:id="6575" w:name="_Toc54884812"/>
      <w:bookmarkStart w:id="6576" w:name="_Toc54886148"/>
      <w:bookmarkStart w:id="6577" w:name="_Toc54884813"/>
      <w:bookmarkStart w:id="6578" w:name="_Toc54886149"/>
      <w:bookmarkStart w:id="6579" w:name="_Toc54884814"/>
      <w:bookmarkStart w:id="6580" w:name="_Toc54886150"/>
      <w:bookmarkStart w:id="6581" w:name="_Toc54884815"/>
      <w:bookmarkStart w:id="6582" w:name="_Toc54886151"/>
      <w:bookmarkStart w:id="6583" w:name="_Toc54884816"/>
      <w:bookmarkStart w:id="6584" w:name="_Toc54886152"/>
      <w:bookmarkStart w:id="6585" w:name="_Toc54884817"/>
      <w:bookmarkStart w:id="6586" w:name="_Toc54886153"/>
      <w:bookmarkStart w:id="6587" w:name="_Toc54884818"/>
      <w:bookmarkStart w:id="6588" w:name="_Toc54886154"/>
      <w:bookmarkStart w:id="6589" w:name="_Toc54884819"/>
      <w:bookmarkStart w:id="6590" w:name="_Toc54886155"/>
      <w:bookmarkStart w:id="6591" w:name="_Toc54884820"/>
      <w:bookmarkStart w:id="6592" w:name="_Toc54886156"/>
      <w:bookmarkStart w:id="6593" w:name="_Toc54884821"/>
      <w:bookmarkStart w:id="6594" w:name="_Toc54886157"/>
      <w:bookmarkStart w:id="6595" w:name="_Toc54884822"/>
      <w:bookmarkStart w:id="6596" w:name="_Toc54886158"/>
      <w:bookmarkStart w:id="6597" w:name="_Toc54884842"/>
      <w:bookmarkStart w:id="6598" w:name="_Toc54884843"/>
      <w:bookmarkStart w:id="6599" w:name="_Toc54884844"/>
      <w:bookmarkStart w:id="6600" w:name="_Toc54884845"/>
      <w:bookmarkStart w:id="6601" w:name="_Toc54884846"/>
      <w:bookmarkStart w:id="6602" w:name="_Toc54884847"/>
      <w:bookmarkStart w:id="6603" w:name="_Toc54884848"/>
      <w:bookmarkStart w:id="6604" w:name="_Toc54884849"/>
      <w:bookmarkStart w:id="6605" w:name="_Toc54884850"/>
      <w:bookmarkStart w:id="6606" w:name="_Toc54884851"/>
      <w:bookmarkStart w:id="6607" w:name="_Toc54884852"/>
      <w:bookmarkStart w:id="6608" w:name="_Toc54884853"/>
      <w:bookmarkStart w:id="6609" w:name="_Toc54884854"/>
      <w:bookmarkStart w:id="6610" w:name="_Toc54884855"/>
      <w:bookmarkStart w:id="6611" w:name="_Toc54884856"/>
      <w:bookmarkStart w:id="6612" w:name="_Toc54884857"/>
      <w:bookmarkStart w:id="6613" w:name="_Toc54884858"/>
      <w:bookmarkStart w:id="6614" w:name="_Toc54884859"/>
      <w:bookmarkStart w:id="6615" w:name="_Toc54884860"/>
      <w:bookmarkStart w:id="6616" w:name="_Toc54884861"/>
      <w:bookmarkStart w:id="6617" w:name="_Toc54884862"/>
      <w:bookmarkStart w:id="6618" w:name="_Toc54884863"/>
      <w:bookmarkStart w:id="6619" w:name="_Toc54884864"/>
      <w:bookmarkStart w:id="6620" w:name="_Toc54884865"/>
      <w:bookmarkStart w:id="6621" w:name="_Toc54884866"/>
      <w:bookmarkStart w:id="6622" w:name="_Toc54884867"/>
      <w:bookmarkStart w:id="6623" w:name="_Toc54884868"/>
      <w:bookmarkStart w:id="6624" w:name="_Toc54884869"/>
      <w:bookmarkStart w:id="6625" w:name="_Toc54884870"/>
      <w:bookmarkStart w:id="6626" w:name="_Toc54884871"/>
      <w:bookmarkStart w:id="6627" w:name="_Toc54884872"/>
      <w:bookmarkStart w:id="6628" w:name="_Toc54884873"/>
      <w:bookmarkStart w:id="6629" w:name="_Toc54884874"/>
      <w:bookmarkStart w:id="6630" w:name="_Toc54884875"/>
      <w:bookmarkStart w:id="6631" w:name="_Toc54884876"/>
      <w:bookmarkStart w:id="6632" w:name="_Toc54884877"/>
      <w:bookmarkStart w:id="6633" w:name="_Toc54884878"/>
      <w:bookmarkStart w:id="6634" w:name="_Toc54884879"/>
      <w:bookmarkStart w:id="6635" w:name="_Toc54884880"/>
      <w:bookmarkStart w:id="6636" w:name="_Toc54884881"/>
      <w:bookmarkStart w:id="6637" w:name="_Toc54884882"/>
      <w:bookmarkStart w:id="6638" w:name="_Toc54884883"/>
      <w:bookmarkStart w:id="6639" w:name="_Toc54884884"/>
      <w:bookmarkStart w:id="6640" w:name="_Toc54884885"/>
      <w:bookmarkStart w:id="6641" w:name="_Toc54884886"/>
      <w:bookmarkStart w:id="6642" w:name="_Toc54884887"/>
      <w:bookmarkStart w:id="6643" w:name="_Toc54884888"/>
      <w:bookmarkStart w:id="6644" w:name="_Toc54884889"/>
      <w:bookmarkStart w:id="6645" w:name="_Toc54884890"/>
      <w:bookmarkStart w:id="6646" w:name="_Toc54884891"/>
      <w:bookmarkStart w:id="6647" w:name="_Toc54884892"/>
      <w:bookmarkStart w:id="6648" w:name="_Toc54884893"/>
      <w:bookmarkStart w:id="6649" w:name="_Toc54884894"/>
      <w:bookmarkStart w:id="6650" w:name="_Toc54884895"/>
      <w:bookmarkStart w:id="6651" w:name="_Toc54884896"/>
      <w:bookmarkStart w:id="6652" w:name="_Toc54884897"/>
      <w:bookmarkStart w:id="6653" w:name="_Toc54884898"/>
      <w:bookmarkStart w:id="6654" w:name="_Toc54884899"/>
      <w:bookmarkStart w:id="6655" w:name="_Toc54884900"/>
      <w:bookmarkStart w:id="6656" w:name="_Toc54884901"/>
      <w:bookmarkStart w:id="6657" w:name="_Toc54884902"/>
      <w:bookmarkStart w:id="6658" w:name="_Toc54884903"/>
      <w:bookmarkStart w:id="6659" w:name="_Toc54884904"/>
      <w:bookmarkStart w:id="6660" w:name="_Toc54884905"/>
      <w:bookmarkStart w:id="6661" w:name="_Toc54884906"/>
      <w:bookmarkStart w:id="6662" w:name="_Toc54884907"/>
      <w:bookmarkStart w:id="6663" w:name="_Toc54884908"/>
      <w:bookmarkStart w:id="6664" w:name="_Toc54884911"/>
      <w:bookmarkStart w:id="6665" w:name="_Toc54885269"/>
      <w:bookmarkStart w:id="6666" w:name="_Toc54886179"/>
      <w:bookmarkStart w:id="6667" w:name="_Toc54884912"/>
      <w:bookmarkStart w:id="6668" w:name="_Toc54885270"/>
      <w:bookmarkStart w:id="6669" w:name="_Toc54886180"/>
      <w:bookmarkStart w:id="6670" w:name="_Toc54885272"/>
      <w:bookmarkStart w:id="6671" w:name="_Toc54886182"/>
      <w:bookmarkEnd w:id="115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bookmarkEnd w:id="6217"/>
      <w:bookmarkEnd w:id="6218"/>
      <w:bookmarkEnd w:id="6219"/>
      <w:bookmarkEnd w:id="6220"/>
      <w:bookmarkEnd w:id="6221"/>
      <w:bookmarkEnd w:id="6222"/>
      <w:bookmarkEnd w:id="6223"/>
      <w:bookmarkEnd w:id="6224"/>
      <w:bookmarkEnd w:id="6225"/>
      <w:bookmarkEnd w:id="6226"/>
      <w:bookmarkEnd w:id="6227"/>
      <w:bookmarkEnd w:id="6228"/>
      <w:bookmarkEnd w:id="6229"/>
      <w:bookmarkEnd w:id="6230"/>
      <w:bookmarkEnd w:id="6231"/>
      <w:bookmarkEnd w:id="6232"/>
      <w:bookmarkEnd w:id="6233"/>
      <w:bookmarkEnd w:id="6234"/>
      <w:bookmarkEnd w:id="6235"/>
      <w:bookmarkEnd w:id="6236"/>
      <w:bookmarkEnd w:id="6237"/>
      <w:bookmarkEnd w:id="6238"/>
      <w:bookmarkEnd w:id="6239"/>
      <w:bookmarkEnd w:id="6240"/>
      <w:bookmarkEnd w:id="6241"/>
      <w:bookmarkEnd w:id="6242"/>
      <w:bookmarkEnd w:id="6243"/>
      <w:bookmarkEnd w:id="6244"/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8"/>
      <w:bookmarkEnd w:id="6309"/>
      <w:bookmarkEnd w:id="6310"/>
      <w:bookmarkEnd w:id="6311"/>
      <w:bookmarkEnd w:id="6312"/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bookmarkEnd w:id="6322"/>
      <w:bookmarkEnd w:id="6323"/>
      <w:bookmarkEnd w:id="6324"/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7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399"/>
      <w:bookmarkEnd w:id="6400"/>
      <w:bookmarkEnd w:id="6401"/>
      <w:bookmarkEnd w:id="6402"/>
      <w:bookmarkEnd w:id="6403"/>
      <w:bookmarkEnd w:id="6404"/>
      <w:bookmarkEnd w:id="6405"/>
      <w:bookmarkEnd w:id="6406"/>
      <w:bookmarkEnd w:id="6407"/>
      <w:bookmarkEnd w:id="6408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bookmarkEnd w:id="6478"/>
      <w:bookmarkEnd w:id="6479"/>
      <w:bookmarkEnd w:id="6480"/>
      <w:bookmarkEnd w:id="6481"/>
      <w:bookmarkEnd w:id="6482"/>
      <w:bookmarkEnd w:id="6483"/>
      <w:bookmarkEnd w:id="6484"/>
      <w:bookmarkEnd w:id="6485"/>
      <w:bookmarkEnd w:id="6486"/>
      <w:bookmarkEnd w:id="6487"/>
      <w:bookmarkEnd w:id="6488"/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bookmarkEnd w:id="6550"/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bookmarkEnd w:id="6564"/>
      <w:bookmarkEnd w:id="6565"/>
      <w:bookmarkEnd w:id="6566"/>
      <w:bookmarkEnd w:id="6567"/>
      <w:bookmarkEnd w:id="6568"/>
      <w:bookmarkEnd w:id="6569"/>
      <w:bookmarkEnd w:id="6570"/>
      <w:bookmarkEnd w:id="6571"/>
      <w:bookmarkEnd w:id="6572"/>
      <w:bookmarkEnd w:id="6573"/>
      <w:bookmarkEnd w:id="6574"/>
      <w:bookmarkEnd w:id="6575"/>
      <w:bookmarkEnd w:id="6576"/>
      <w:bookmarkEnd w:id="6577"/>
      <w:bookmarkEnd w:id="6578"/>
      <w:bookmarkEnd w:id="6579"/>
      <w:bookmarkEnd w:id="6580"/>
      <w:bookmarkEnd w:id="6581"/>
      <w:bookmarkEnd w:id="6582"/>
      <w:bookmarkEnd w:id="6583"/>
      <w:bookmarkEnd w:id="6584"/>
      <w:bookmarkEnd w:id="6585"/>
      <w:bookmarkEnd w:id="6586"/>
      <w:bookmarkEnd w:id="6587"/>
      <w:bookmarkEnd w:id="6588"/>
      <w:bookmarkEnd w:id="6589"/>
      <w:bookmarkEnd w:id="6590"/>
      <w:bookmarkEnd w:id="6591"/>
      <w:bookmarkEnd w:id="6592"/>
      <w:bookmarkEnd w:id="6593"/>
      <w:bookmarkEnd w:id="6594"/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bookmarkEnd w:id="6648"/>
      <w:bookmarkEnd w:id="6649"/>
      <w:bookmarkEnd w:id="6650"/>
      <w:bookmarkEnd w:id="6651"/>
      <w:bookmarkEnd w:id="6652"/>
      <w:bookmarkEnd w:id="6653"/>
      <w:bookmarkEnd w:id="6654"/>
      <w:bookmarkEnd w:id="6655"/>
      <w:bookmarkEnd w:id="6656"/>
      <w:bookmarkEnd w:id="6657"/>
      <w:bookmarkEnd w:id="6658"/>
      <w:bookmarkEnd w:id="6659"/>
      <w:bookmarkEnd w:id="6660"/>
      <w:bookmarkEnd w:id="6661"/>
      <w:bookmarkEnd w:id="6662"/>
      <w:bookmarkEnd w:id="6663"/>
      <w:bookmarkEnd w:id="6664"/>
      <w:bookmarkEnd w:id="6665"/>
      <w:bookmarkEnd w:id="6666"/>
      <w:bookmarkEnd w:id="6667"/>
      <w:bookmarkEnd w:id="6668"/>
      <w:bookmarkEnd w:id="6669"/>
      <w:bookmarkEnd w:id="6670"/>
      <w:bookmarkEnd w:id="6671"/>
    </w:p>
    <w:sectPr w:rsidR="00B81744" w:rsidRPr="00B553CC" w:rsidSect="001073F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notePr>
        <w:pos w:val="beneathText"/>
      </w:footnotePr>
      <w:type w:val="oddPage"/>
      <w:pgSz w:w="11907" w:h="16840" w:code="9"/>
      <w:pgMar w:top="1418" w:right="992" w:bottom="1021" w:left="1134" w:header="624" w:footer="454" w:gutter="0"/>
      <w:cols w:space="708"/>
      <w:docGrid w:linePitch="360"/>
      <w:sectPrChange w:id="6688" w:author="- michi -" w:date="2020-11-14T21:12:00Z">
        <w:sectPr w:rsidR="00B81744" w:rsidRPr="00B553CC" w:rsidSect="001073FF">
          <w:pgMar w:top="1418" w:right="1134" w:bottom="1021" w:left="1134" w:header="624" w:footer="454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40CE2" w14:textId="77777777" w:rsidR="008E61AF" w:rsidRDefault="008E61AF" w:rsidP="00110066">
      <w:r>
        <w:separator/>
      </w:r>
    </w:p>
    <w:p w14:paraId="763EF285" w14:textId="77777777" w:rsidR="008E61AF" w:rsidRDefault="008E61AF" w:rsidP="00110066"/>
    <w:p w14:paraId="67EACFE6" w14:textId="77777777" w:rsidR="008E61AF" w:rsidRDefault="008E61AF" w:rsidP="00110066"/>
  </w:endnote>
  <w:endnote w:type="continuationSeparator" w:id="0">
    <w:p w14:paraId="69AC2CDF" w14:textId="77777777" w:rsidR="008E61AF" w:rsidRDefault="008E61AF" w:rsidP="00110066">
      <w:r>
        <w:continuationSeparator/>
      </w:r>
    </w:p>
    <w:p w14:paraId="0D4256E2" w14:textId="77777777" w:rsidR="008E61AF" w:rsidRDefault="008E61AF" w:rsidP="00110066"/>
    <w:p w14:paraId="450BD6D8" w14:textId="77777777" w:rsidR="008E61AF" w:rsidRDefault="008E61AF" w:rsidP="00110066"/>
  </w:endnote>
  <w:endnote w:type="continuationNotice" w:id="1">
    <w:p w14:paraId="5074EB78" w14:textId="77777777" w:rsidR="008E61AF" w:rsidRDefault="008E61AF" w:rsidP="00110066"/>
    <w:p w14:paraId="307A4D4F" w14:textId="77777777" w:rsidR="008E61AF" w:rsidRDefault="008E61AF" w:rsidP="00110066"/>
    <w:p w14:paraId="5EF4AD0F" w14:textId="77777777" w:rsidR="008E61AF" w:rsidRDefault="008E61AF" w:rsidP="001100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A Bk BT">
    <w:altName w:val="Calibri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adeGothic Ligh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EE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3BB96" w14:textId="77777777" w:rsidR="00CB10EC" w:rsidRDefault="00CB10EC">
    <w:pPr>
      <w:pStyle w:val="Footer"/>
      <w:pPrChange w:id="6683" w:author="- michi -" w:date="2020-11-14T21:10:00Z">
        <w:pPr/>
      </w:pPrChange>
    </w:pPr>
  </w:p>
  <w:p w14:paraId="4313E0A0" w14:textId="77777777" w:rsidR="005259FA" w:rsidRDefault="005259FA">
    <w:pPr>
      <w:pPrChange w:id="6684" w:author="- michi -" w:date="2020-11-14T21:10:00Z">
        <w:pPr>
          <w:pStyle w:val="Footer"/>
        </w:pPr>
      </w:pPrChange>
    </w:pPr>
  </w:p>
  <w:p w14:paraId="463CBF89" w14:textId="77777777" w:rsidR="005259FA" w:rsidRDefault="005259F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DC325" w14:textId="77777777" w:rsidR="00987096" w:rsidRDefault="00987096">
    <w:pPr>
      <w:pStyle w:val="Footer"/>
      <w:pPrChange w:id="6685" w:author="- michi -" w:date="2020-11-14T21:10:00Z">
        <w:pPr/>
      </w:pPrChange>
    </w:pPr>
  </w:p>
  <w:p w14:paraId="1F28060A" w14:textId="07F74042" w:rsidR="00E24CFC" w:rsidRDefault="00987096">
    <w:pPr>
      <w:pStyle w:val="Footer"/>
    </w:pPr>
    <w:r>
      <w:t>S</w:t>
    </w:r>
    <w:r w:rsidRPr="00482923">
      <w:t xml:space="preserve">eite </w:t>
    </w:r>
    <w:r w:rsidRPr="00482923">
      <w:fldChar w:fldCharType="begin"/>
    </w:r>
    <w:r w:rsidRPr="00482923">
      <w:instrText xml:space="preserve"> PAGE   \* MERGEFORMAT </w:instrText>
    </w:r>
    <w:r w:rsidRPr="00482923">
      <w:fldChar w:fldCharType="separate"/>
    </w:r>
    <w:r>
      <w:t>4</w:t>
    </w:r>
    <w:r w:rsidRPr="00482923">
      <w:fldChar w:fldCharType="end"/>
    </w:r>
    <w:r w:rsidRPr="00482923">
      <w:t xml:space="preserve"> von </w:t>
    </w:r>
    <w:r w:rsidR="00296181">
      <w:fldChar w:fldCharType="begin"/>
    </w:r>
    <w:r w:rsidR="00296181">
      <w:instrText xml:space="preserve"> NUMPAGES </w:instrText>
    </w:r>
    <w:r w:rsidR="00296181">
      <w:fldChar w:fldCharType="separate"/>
    </w:r>
    <w:r>
      <w:t>53</w:t>
    </w:r>
    <w:r w:rsidR="00296181">
      <w:fldChar w:fldCharType="end"/>
    </w:r>
  </w:p>
  <w:p w14:paraId="47E7DD84" w14:textId="77777777" w:rsidR="005259FA" w:rsidRDefault="005259FA">
    <w:pPr>
      <w:pPrChange w:id="6686" w:author="- michi -" w:date="2020-11-14T21:10:00Z">
        <w:pPr>
          <w:pStyle w:val="Footer"/>
        </w:pPr>
      </w:pPrChange>
    </w:pPr>
  </w:p>
  <w:p w14:paraId="286A83BF" w14:textId="77777777" w:rsidR="005259FA" w:rsidRDefault="005259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FDED6" w14:textId="77777777" w:rsidR="008E61AF" w:rsidRDefault="008E61AF" w:rsidP="00110066">
      <w:r>
        <w:separator/>
      </w:r>
    </w:p>
    <w:p w14:paraId="72F48A3C" w14:textId="77777777" w:rsidR="008E61AF" w:rsidRDefault="008E61AF" w:rsidP="00110066"/>
    <w:p w14:paraId="2A681F7A" w14:textId="77777777" w:rsidR="008E61AF" w:rsidRDefault="008E61AF" w:rsidP="00110066"/>
  </w:footnote>
  <w:footnote w:type="continuationSeparator" w:id="0">
    <w:p w14:paraId="5D48C7A3" w14:textId="77777777" w:rsidR="008E61AF" w:rsidRDefault="008E61AF" w:rsidP="00110066">
      <w:r>
        <w:continuationSeparator/>
      </w:r>
    </w:p>
    <w:p w14:paraId="4C1FAA55" w14:textId="77777777" w:rsidR="008E61AF" w:rsidRDefault="008E61AF" w:rsidP="00110066"/>
    <w:p w14:paraId="75D64ADA" w14:textId="77777777" w:rsidR="008E61AF" w:rsidRDefault="008E61AF" w:rsidP="00110066"/>
  </w:footnote>
  <w:footnote w:type="continuationNotice" w:id="1">
    <w:p w14:paraId="330587A5" w14:textId="77777777" w:rsidR="008E61AF" w:rsidRDefault="008E61AF" w:rsidP="00110066"/>
    <w:p w14:paraId="7631A18D" w14:textId="77777777" w:rsidR="008E61AF" w:rsidRDefault="008E61AF" w:rsidP="00110066"/>
    <w:p w14:paraId="690F8B8A" w14:textId="77777777" w:rsidR="008E61AF" w:rsidRDefault="008E61AF" w:rsidP="001100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C4744" w14:textId="77777777" w:rsidR="00CB10EC" w:rsidRDefault="00CB10EC" w:rsidP="00110066">
    <w:pPr>
      <w:pStyle w:val="Header"/>
    </w:pPr>
  </w:p>
  <w:p w14:paraId="2FFA34FB" w14:textId="77777777" w:rsidR="005259FA" w:rsidRDefault="005259FA" w:rsidP="001073FF"/>
  <w:p w14:paraId="36811C0C" w14:textId="77777777" w:rsidR="005259FA" w:rsidRDefault="005259FA" w:rsidP="00915C4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FF3B9" w14:textId="718377C5" w:rsidR="002068D9" w:rsidRDefault="002068D9">
    <w:pPr>
      <w:pStyle w:val="Header1"/>
      <w:pPrChange w:id="6672" w:author="- michi -" w:date="2020-11-14T21:10:00Z">
        <w:pPr>
          <w:pStyle w:val="Footer"/>
        </w:pPr>
      </w:pPrChange>
    </w:pPr>
    <w:r>
      <w:t>P</w:t>
    </w:r>
    <w:ins w:id="6673" w:author="- michi -" w:date="2020-11-14T20:28:00Z">
      <w:r w:rsidR="00CB10EC">
        <w:t xml:space="preserve">artnerarbeit </w:t>
      </w:r>
    </w:ins>
    <w:del w:id="6674" w:author="- michi -" w:date="2020-11-14T20:28:00Z">
      <w:r w:rsidDel="00CB10EC">
        <w:delText xml:space="preserve">A </w:delText>
      </w:r>
    </w:del>
    <w:ins w:id="6675" w:author="- michi -" w:date="2020-11-14T20:28:00Z">
      <w:r w:rsidR="00CB10EC">
        <w:t>«</w:t>
      </w:r>
    </w:ins>
    <w:r w:rsidR="00E906BD">
      <w:t>PowerShell</w:t>
    </w:r>
    <w:ins w:id="6676" w:author="- michi -" w:date="2020-11-14T20:28:00Z">
      <w:r w:rsidR="00516986">
        <w:t xml:space="preserve"> Datenbanken und GUIs»</w:t>
      </w:r>
    </w:ins>
  </w:p>
  <w:p w14:paraId="5365C657" w14:textId="008FD69E" w:rsidR="002068D9" w:rsidRPr="00482923" w:rsidDel="00CB10EC" w:rsidRDefault="002068D9">
    <w:pPr>
      <w:pStyle w:val="Header1"/>
      <w:rPr>
        <w:del w:id="6677" w:author="- michi -" w:date="2020-11-14T20:28:00Z"/>
        <w:vertAlign w:val="superscript"/>
      </w:rPr>
      <w:pPrChange w:id="6678" w:author="- michi -" w:date="2020-11-14T21:10:00Z">
        <w:pPr>
          <w:pStyle w:val="Footer"/>
        </w:pPr>
      </w:pPrChange>
    </w:pPr>
    <w:r>
      <w:t>Roland Jaggi, Jo</w:t>
    </w:r>
    <w:del w:id="6679" w:author="loony bin" w:date="2020-11-15T10:49:00Z">
      <w:r w:rsidDel="00476CE2">
        <w:delText>e</w:delText>
      </w:r>
    </w:del>
    <w:ins w:id="6680" w:author="loony bin" w:date="2020-11-15T10:49:00Z">
      <w:r w:rsidR="00476CE2">
        <w:t>ë</w:t>
      </w:r>
    </w:ins>
    <w:r>
      <w:t xml:space="preserve">l Iselin, </w:t>
    </w:r>
    <w:r w:rsidRPr="00482923">
      <w:t>Michael Wettstein</w:t>
    </w:r>
  </w:p>
  <w:p w14:paraId="2D27E01D" w14:textId="77777777" w:rsidR="002068D9" w:rsidRPr="002068D9" w:rsidRDefault="002068D9">
    <w:pPr>
      <w:pStyle w:val="Header1"/>
    </w:pPr>
  </w:p>
  <w:p w14:paraId="2DCFDF63" w14:textId="71EE4090" w:rsidR="005259FA" w:rsidDel="00915C4D" w:rsidRDefault="005259FA">
    <w:pPr>
      <w:rPr>
        <w:del w:id="6681" w:author="- michi -" w:date="2020-11-14T21:15:00Z"/>
      </w:rPr>
      <w:pPrChange w:id="6682" w:author="- michi -" w:date="2020-11-14T21:10:00Z">
        <w:pPr>
          <w:pStyle w:val="Header1"/>
        </w:pPr>
      </w:pPrChange>
    </w:pPr>
  </w:p>
  <w:p w14:paraId="6373233C" w14:textId="77777777" w:rsidR="005259FA" w:rsidRDefault="005259F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FFFA78" w14:textId="5B3985EE" w:rsidR="009F6C70" w:rsidRDefault="009F6C70">
    <w:pPr>
      <w:pStyle w:val="Header"/>
      <w:pPrChange w:id="6687" w:author="- michi -" w:date="2020-11-14T21:10:00Z">
        <w:pPr/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8C229B2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95100"/>
    <w:multiLevelType w:val="hybridMultilevel"/>
    <w:tmpl w:val="4C909ABE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17B795D"/>
    <w:multiLevelType w:val="hybridMultilevel"/>
    <w:tmpl w:val="A2C4DD80"/>
    <w:lvl w:ilvl="0" w:tplc="2C04E94E">
      <w:start w:val="1"/>
      <w:numFmt w:val="bullet"/>
      <w:pStyle w:val="ListBullet1"/>
      <w:lvlText w:val="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B5974"/>
    <w:multiLevelType w:val="multilevel"/>
    <w:tmpl w:val="A82041EA"/>
    <w:lvl w:ilvl="0">
      <w:start w:val="1"/>
      <w:numFmt w:val="decimal"/>
      <w:pStyle w:val="Heading1"/>
      <w:lvlText w:val="%1"/>
      <w:lvlJc w:val="left"/>
      <w:pPr>
        <w:tabs>
          <w:tab w:val="num" w:pos="7401"/>
        </w:tabs>
        <w:ind w:left="7401" w:hanging="432"/>
      </w:pPr>
      <w:rPr>
        <w:rFonts w:hint="default"/>
        <w:b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016"/>
        </w:tabs>
        <w:ind w:left="2016" w:hanging="576"/>
      </w:pPr>
      <w:rPr>
        <w:rFonts w:hint="default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012"/>
        </w:tabs>
        <w:ind w:left="301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304"/>
        </w:tabs>
        <w:ind w:left="23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48"/>
        </w:tabs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92"/>
        </w:tabs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36"/>
        </w:tabs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24"/>
        </w:tabs>
        <w:ind w:left="3024" w:hanging="1584"/>
      </w:pPr>
      <w:rPr>
        <w:rFonts w:hint="default"/>
      </w:rPr>
    </w:lvl>
  </w:abstractNum>
  <w:abstractNum w:abstractNumId="4" w15:restartNumberingAfterBreak="0">
    <w:nsid w:val="0A30058F"/>
    <w:multiLevelType w:val="hybridMultilevel"/>
    <w:tmpl w:val="FBBE2C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F1B58"/>
    <w:multiLevelType w:val="hybridMultilevel"/>
    <w:tmpl w:val="802EE6F2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0DD60A7F"/>
    <w:multiLevelType w:val="hybridMultilevel"/>
    <w:tmpl w:val="B7886422"/>
    <w:lvl w:ilvl="0" w:tplc="0407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7" w15:restartNumberingAfterBreak="0">
    <w:nsid w:val="0F142376"/>
    <w:multiLevelType w:val="hybridMultilevel"/>
    <w:tmpl w:val="DCC64406"/>
    <w:lvl w:ilvl="0" w:tplc="2DAC796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118847AD"/>
    <w:multiLevelType w:val="multilevel"/>
    <w:tmpl w:val="02D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142DFD"/>
    <w:multiLevelType w:val="hybridMultilevel"/>
    <w:tmpl w:val="A9F49776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15DD643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7419A8"/>
    <w:multiLevelType w:val="hybridMultilevel"/>
    <w:tmpl w:val="F7C4B526"/>
    <w:lvl w:ilvl="0" w:tplc="FEEAF8EC">
      <w:start w:val="1"/>
      <w:numFmt w:val="decimal"/>
      <w:pStyle w:val="TableListNumber"/>
      <w:lvlText w:val="%1."/>
      <w:lvlJc w:val="left"/>
      <w:pPr>
        <w:tabs>
          <w:tab w:val="num" w:pos="360"/>
        </w:tabs>
        <w:ind w:left="36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EA7131"/>
    <w:multiLevelType w:val="hybridMultilevel"/>
    <w:tmpl w:val="75F6D9FE"/>
    <w:lvl w:ilvl="0" w:tplc="0407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3" w15:restartNumberingAfterBreak="0">
    <w:nsid w:val="1AA8596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D1B3D70"/>
    <w:multiLevelType w:val="hybridMultilevel"/>
    <w:tmpl w:val="70FCD3CC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1E001035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24690B08"/>
    <w:multiLevelType w:val="hybridMultilevel"/>
    <w:tmpl w:val="AAA28BA8"/>
    <w:lvl w:ilvl="0" w:tplc="0407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7" w15:restartNumberingAfterBreak="0">
    <w:nsid w:val="273F610E"/>
    <w:multiLevelType w:val="hybridMultilevel"/>
    <w:tmpl w:val="339AFF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F662625"/>
    <w:multiLevelType w:val="hybridMultilevel"/>
    <w:tmpl w:val="0E10DF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6D1675"/>
    <w:multiLevelType w:val="hybridMultilevel"/>
    <w:tmpl w:val="9356BA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5F6B9A"/>
    <w:multiLevelType w:val="multilevel"/>
    <w:tmpl w:val="83E20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3BD6475E"/>
    <w:multiLevelType w:val="hybridMultilevel"/>
    <w:tmpl w:val="F0E8A67C"/>
    <w:lvl w:ilvl="0" w:tplc="8AB49922">
      <w:start w:val="1"/>
      <w:numFmt w:val="bullet"/>
      <w:pStyle w:val="Aufzhlung"/>
      <w:lvlText w:val=""/>
      <w:lvlJc w:val="left"/>
      <w:pPr>
        <w:ind w:left="284" w:hanging="227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AF131D"/>
    <w:multiLevelType w:val="hybridMultilevel"/>
    <w:tmpl w:val="FAAA02D6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32D5E42"/>
    <w:multiLevelType w:val="hybridMultilevel"/>
    <w:tmpl w:val="561E37D4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A047AC"/>
    <w:multiLevelType w:val="hybridMultilevel"/>
    <w:tmpl w:val="D098DB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B43775"/>
    <w:multiLevelType w:val="multilevel"/>
    <w:tmpl w:val="9AD43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D9314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9A111E"/>
    <w:multiLevelType w:val="multilevel"/>
    <w:tmpl w:val="C31E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641F7C"/>
    <w:multiLevelType w:val="hybridMultilevel"/>
    <w:tmpl w:val="3056A690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6385D35"/>
    <w:multiLevelType w:val="hybridMultilevel"/>
    <w:tmpl w:val="F41C7B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71966"/>
    <w:multiLevelType w:val="hybridMultilevel"/>
    <w:tmpl w:val="E26E3B70"/>
    <w:lvl w:ilvl="0" w:tplc="90A24318">
      <w:start w:val="1"/>
      <w:numFmt w:val="bullet"/>
      <w:pStyle w:val="ListBullet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37"/>
        </w:tabs>
        <w:ind w:left="1437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31" w15:restartNumberingAfterBreak="0">
    <w:nsid w:val="5C531E3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7FC6E53"/>
    <w:multiLevelType w:val="hybridMultilevel"/>
    <w:tmpl w:val="654ED71C"/>
    <w:lvl w:ilvl="0" w:tplc="04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6AEA628A"/>
    <w:multiLevelType w:val="hybridMultilevel"/>
    <w:tmpl w:val="1B12E494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6C5555BE"/>
    <w:multiLevelType w:val="hybridMultilevel"/>
    <w:tmpl w:val="498AAE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D117ABD"/>
    <w:multiLevelType w:val="hybridMultilevel"/>
    <w:tmpl w:val="E7CAF2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504A3C"/>
    <w:multiLevelType w:val="hybridMultilevel"/>
    <w:tmpl w:val="41D036D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7" w15:restartNumberingAfterBreak="0">
    <w:nsid w:val="74244CBC"/>
    <w:multiLevelType w:val="hybridMultilevel"/>
    <w:tmpl w:val="27BA80AC"/>
    <w:lvl w:ilvl="0" w:tplc="0407000F">
      <w:start w:val="1"/>
      <w:numFmt w:val="decimal"/>
      <w:lvlText w:val="%1."/>
      <w:lvlJc w:val="left"/>
      <w:pPr>
        <w:ind w:left="1077" w:hanging="360"/>
      </w:pPr>
    </w:lvl>
    <w:lvl w:ilvl="1" w:tplc="04070019" w:tentative="1">
      <w:start w:val="1"/>
      <w:numFmt w:val="lowerLetter"/>
      <w:lvlText w:val="%2."/>
      <w:lvlJc w:val="left"/>
      <w:pPr>
        <w:ind w:left="1797" w:hanging="360"/>
      </w:pPr>
    </w:lvl>
    <w:lvl w:ilvl="2" w:tplc="0407001B" w:tentative="1">
      <w:start w:val="1"/>
      <w:numFmt w:val="lowerRoman"/>
      <w:lvlText w:val="%3."/>
      <w:lvlJc w:val="right"/>
      <w:pPr>
        <w:ind w:left="2517" w:hanging="180"/>
      </w:pPr>
    </w:lvl>
    <w:lvl w:ilvl="3" w:tplc="0407000F" w:tentative="1">
      <w:start w:val="1"/>
      <w:numFmt w:val="decimal"/>
      <w:lvlText w:val="%4."/>
      <w:lvlJc w:val="left"/>
      <w:pPr>
        <w:ind w:left="3237" w:hanging="360"/>
      </w:pPr>
    </w:lvl>
    <w:lvl w:ilvl="4" w:tplc="04070019" w:tentative="1">
      <w:start w:val="1"/>
      <w:numFmt w:val="lowerLetter"/>
      <w:lvlText w:val="%5."/>
      <w:lvlJc w:val="left"/>
      <w:pPr>
        <w:ind w:left="3957" w:hanging="360"/>
      </w:pPr>
    </w:lvl>
    <w:lvl w:ilvl="5" w:tplc="0407001B" w:tentative="1">
      <w:start w:val="1"/>
      <w:numFmt w:val="lowerRoman"/>
      <w:lvlText w:val="%6."/>
      <w:lvlJc w:val="right"/>
      <w:pPr>
        <w:ind w:left="4677" w:hanging="180"/>
      </w:pPr>
    </w:lvl>
    <w:lvl w:ilvl="6" w:tplc="0407000F" w:tentative="1">
      <w:start w:val="1"/>
      <w:numFmt w:val="decimal"/>
      <w:lvlText w:val="%7."/>
      <w:lvlJc w:val="left"/>
      <w:pPr>
        <w:ind w:left="5397" w:hanging="360"/>
      </w:pPr>
    </w:lvl>
    <w:lvl w:ilvl="7" w:tplc="04070019" w:tentative="1">
      <w:start w:val="1"/>
      <w:numFmt w:val="lowerLetter"/>
      <w:lvlText w:val="%8."/>
      <w:lvlJc w:val="left"/>
      <w:pPr>
        <w:ind w:left="6117" w:hanging="360"/>
      </w:pPr>
    </w:lvl>
    <w:lvl w:ilvl="8" w:tplc="0407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8" w15:restartNumberingAfterBreak="0">
    <w:nsid w:val="74702AE9"/>
    <w:multiLevelType w:val="hybridMultilevel"/>
    <w:tmpl w:val="F2EA886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5C7DC3"/>
    <w:multiLevelType w:val="multilevel"/>
    <w:tmpl w:val="F822E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de-CH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402446"/>
    <w:multiLevelType w:val="hybridMultilevel"/>
    <w:tmpl w:val="853816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4602B2"/>
    <w:multiLevelType w:val="hybridMultilevel"/>
    <w:tmpl w:val="0EFAD5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927DD0"/>
    <w:multiLevelType w:val="hybridMultilevel"/>
    <w:tmpl w:val="BBF09910"/>
    <w:lvl w:ilvl="0" w:tplc="3D54543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8429FD"/>
    <w:multiLevelType w:val="hybridMultilevel"/>
    <w:tmpl w:val="156880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F2605"/>
    <w:multiLevelType w:val="hybridMultilevel"/>
    <w:tmpl w:val="B10ED7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0"/>
  </w:num>
  <w:num w:numId="3">
    <w:abstractNumId w:val="11"/>
  </w:num>
  <w:num w:numId="4">
    <w:abstractNumId w:val="0"/>
  </w:num>
  <w:num w:numId="5">
    <w:abstractNumId w:val="2"/>
  </w:num>
  <w:num w:numId="6">
    <w:abstractNumId w:val="21"/>
  </w:num>
  <w:num w:numId="7">
    <w:abstractNumId w:val="4"/>
  </w:num>
  <w:num w:numId="8">
    <w:abstractNumId w:val="26"/>
  </w:num>
  <w:num w:numId="9">
    <w:abstractNumId w:val="13"/>
  </w:num>
  <w:num w:numId="10">
    <w:abstractNumId w:val="20"/>
  </w:num>
  <w:num w:numId="11">
    <w:abstractNumId w:val="31"/>
  </w:num>
  <w:num w:numId="12">
    <w:abstractNumId w:val="10"/>
  </w:num>
  <w:num w:numId="13">
    <w:abstractNumId w:val="15"/>
  </w:num>
  <w:num w:numId="14">
    <w:abstractNumId w:val="19"/>
  </w:num>
  <w:num w:numId="15">
    <w:abstractNumId w:val="6"/>
  </w:num>
  <w:num w:numId="16">
    <w:abstractNumId w:val="36"/>
  </w:num>
  <w:num w:numId="17">
    <w:abstractNumId w:val="33"/>
  </w:num>
  <w:num w:numId="18">
    <w:abstractNumId w:val="29"/>
  </w:num>
  <w:num w:numId="19">
    <w:abstractNumId w:val="38"/>
  </w:num>
  <w:num w:numId="20">
    <w:abstractNumId w:val="40"/>
  </w:num>
  <w:num w:numId="21">
    <w:abstractNumId w:val="37"/>
  </w:num>
  <w:num w:numId="22">
    <w:abstractNumId w:val="14"/>
  </w:num>
  <w:num w:numId="23">
    <w:abstractNumId w:val="32"/>
  </w:num>
  <w:num w:numId="24">
    <w:abstractNumId w:val="23"/>
  </w:num>
  <w:num w:numId="25">
    <w:abstractNumId w:val="42"/>
  </w:num>
  <w:num w:numId="26">
    <w:abstractNumId w:val="17"/>
  </w:num>
  <w:num w:numId="27">
    <w:abstractNumId w:val="22"/>
  </w:num>
  <w:num w:numId="28">
    <w:abstractNumId w:val="21"/>
  </w:num>
  <w:num w:numId="29">
    <w:abstractNumId w:val="21"/>
  </w:num>
  <w:num w:numId="30">
    <w:abstractNumId w:val="21"/>
    <w:lvlOverride w:ilvl="0">
      <w:startOverride w:val="1"/>
    </w:lvlOverride>
  </w:num>
  <w:num w:numId="31">
    <w:abstractNumId w:val="1"/>
  </w:num>
  <w:num w:numId="32">
    <w:abstractNumId w:val="34"/>
  </w:num>
  <w:num w:numId="33">
    <w:abstractNumId w:val="21"/>
  </w:num>
  <w:num w:numId="34">
    <w:abstractNumId w:val="21"/>
  </w:num>
  <w:num w:numId="35">
    <w:abstractNumId w:val="21"/>
  </w:num>
  <w:num w:numId="36">
    <w:abstractNumId w:val="41"/>
  </w:num>
  <w:num w:numId="37">
    <w:abstractNumId w:val="28"/>
  </w:num>
  <w:num w:numId="38">
    <w:abstractNumId w:val="43"/>
  </w:num>
  <w:num w:numId="39">
    <w:abstractNumId w:val="12"/>
  </w:num>
  <w:num w:numId="40">
    <w:abstractNumId w:val="5"/>
  </w:num>
  <w:num w:numId="41">
    <w:abstractNumId w:val="24"/>
  </w:num>
  <w:num w:numId="42">
    <w:abstractNumId w:val="21"/>
  </w:num>
  <w:num w:numId="43">
    <w:abstractNumId w:val="18"/>
  </w:num>
  <w:num w:numId="44">
    <w:abstractNumId w:val="44"/>
  </w:num>
  <w:num w:numId="45">
    <w:abstractNumId w:val="7"/>
  </w:num>
  <w:num w:numId="46">
    <w:abstractNumId w:val="16"/>
  </w:num>
  <w:num w:numId="47">
    <w:abstractNumId w:val="9"/>
  </w:num>
  <w:num w:numId="48">
    <w:abstractNumId w:val="35"/>
  </w:num>
  <w:num w:numId="49">
    <w:abstractNumId w:val="39"/>
  </w:num>
  <w:num w:numId="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7"/>
  </w:num>
  <w:num w:numId="54">
    <w:abstractNumId w:val="25"/>
  </w:num>
  <w:num w:numId="55">
    <w:abstractNumId w:val="8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ony bin">
    <w15:presenceInfo w15:providerId="Windows Live" w15:userId="5a78ffc298c994d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20"/>
  <w:hyphenationZone w:val="425"/>
  <w:noPunctuationKerning/>
  <w:characterSpacingControl w:val="doNotCompress"/>
  <w:hdrShapeDefaults>
    <o:shapedefaults v:ext="edit" spidmax="4097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B9"/>
    <w:rsid w:val="00000AD1"/>
    <w:rsid w:val="00002306"/>
    <w:rsid w:val="00003135"/>
    <w:rsid w:val="000038B6"/>
    <w:rsid w:val="00003C79"/>
    <w:rsid w:val="00006821"/>
    <w:rsid w:val="00006A36"/>
    <w:rsid w:val="000077C9"/>
    <w:rsid w:val="00007960"/>
    <w:rsid w:val="00010B31"/>
    <w:rsid w:val="00010D1E"/>
    <w:rsid w:val="00011B7E"/>
    <w:rsid w:val="00012C9D"/>
    <w:rsid w:val="000145E2"/>
    <w:rsid w:val="00014931"/>
    <w:rsid w:val="000165CC"/>
    <w:rsid w:val="00016670"/>
    <w:rsid w:val="00022D67"/>
    <w:rsid w:val="00023160"/>
    <w:rsid w:val="000231A8"/>
    <w:rsid w:val="00024208"/>
    <w:rsid w:val="0002493A"/>
    <w:rsid w:val="00024DB7"/>
    <w:rsid w:val="00025D50"/>
    <w:rsid w:val="00026C46"/>
    <w:rsid w:val="00027EE5"/>
    <w:rsid w:val="00027EFE"/>
    <w:rsid w:val="00030B07"/>
    <w:rsid w:val="00030D41"/>
    <w:rsid w:val="00030D62"/>
    <w:rsid w:val="00030F89"/>
    <w:rsid w:val="00031DFA"/>
    <w:rsid w:val="000327F2"/>
    <w:rsid w:val="00032DD9"/>
    <w:rsid w:val="0003528D"/>
    <w:rsid w:val="000360F8"/>
    <w:rsid w:val="0003610F"/>
    <w:rsid w:val="00036ACF"/>
    <w:rsid w:val="00036EAA"/>
    <w:rsid w:val="00037649"/>
    <w:rsid w:val="000379F5"/>
    <w:rsid w:val="00040ED2"/>
    <w:rsid w:val="00041CFD"/>
    <w:rsid w:val="000424D8"/>
    <w:rsid w:val="00043122"/>
    <w:rsid w:val="00044590"/>
    <w:rsid w:val="000454A0"/>
    <w:rsid w:val="00045C89"/>
    <w:rsid w:val="00046041"/>
    <w:rsid w:val="0004757B"/>
    <w:rsid w:val="00047A13"/>
    <w:rsid w:val="00047B89"/>
    <w:rsid w:val="000509BA"/>
    <w:rsid w:val="000514FD"/>
    <w:rsid w:val="00051803"/>
    <w:rsid w:val="0005296D"/>
    <w:rsid w:val="000536E2"/>
    <w:rsid w:val="00053A67"/>
    <w:rsid w:val="000543BF"/>
    <w:rsid w:val="00054779"/>
    <w:rsid w:val="00054B80"/>
    <w:rsid w:val="00055355"/>
    <w:rsid w:val="0005606B"/>
    <w:rsid w:val="00056BDD"/>
    <w:rsid w:val="0005773E"/>
    <w:rsid w:val="00060B52"/>
    <w:rsid w:val="00060BA3"/>
    <w:rsid w:val="00061425"/>
    <w:rsid w:val="00062B27"/>
    <w:rsid w:val="00063D93"/>
    <w:rsid w:val="00065FDF"/>
    <w:rsid w:val="000667D3"/>
    <w:rsid w:val="00066CE8"/>
    <w:rsid w:val="00071103"/>
    <w:rsid w:val="00072AB0"/>
    <w:rsid w:val="0007402A"/>
    <w:rsid w:val="00074583"/>
    <w:rsid w:val="00074C5B"/>
    <w:rsid w:val="00075646"/>
    <w:rsid w:val="00076087"/>
    <w:rsid w:val="00076E50"/>
    <w:rsid w:val="000771A5"/>
    <w:rsid w:val="00080722"/>
    <w:rsid w:val="00080CE8"/>
    <w:rsid w:val="00081009"/>
    <w:rsid w:val="00082F21"/>
    <w:rsid w:val="00083EA3"/>
    <w:rsid w:val="00086940"/>
    <w:rsid w:val="000875C4"/>
    <w:rsid w:val="00087BCE"/>
    <w:rsid w:val="000914A9"/>
    <w:rsid w:val="000916AE"/>
    <w:rsid w:val="000918A5"/>
    <w:rsid w:val="00092E9B"/>
    <w:rsid w:val="00092F3A"/>
    <w:rsid w:val="000930BD"/>
    <w:rsid w:val="00093CB8"/>
    <w:rsid w:val="00093E9F"/>
    <w:rsid w:val="00094F81"/>
    <w:rsid w:val="00095606"/>
    <w:rsid w:val="00096148"/>
    <w:rsid w:val="00096541"/>
    <w:rsid w:val="00096F05"/>
    <w:rsid w:val="00096FAF"/>
    <w:rsid w:val="000A009B"/>
    <w:rsid w:val="000A02B7"/>
    <w:rsid w:val="000A137E"/>
    <w:rsid w:val="000A14C5"/>
    <w:rsid w:val="000A4B1F"/>
    <w:rsid w:val="000A4D04"/>
    <w:rsid w:val="000A625C"/>
    <w:rsid w:val="000A69AB"/>
    <w:rsid w:val="000A6A63"/>
    <w:rsid w:val="000A6E55"/>
    <w:rsid w:val="000A6F70"/>
    <w:rsid w:val="000A6FE9"/>
    <w:rsid w:val="000B1C0B"/>
    <w:rsid w:val="000B1E9A"/>
    <w:rsid w:val="000B29BB"/>
    <w:rsid w:val="000B39AF"/>
    <w:rsid w:val="000B48FB"/>
    <w:rsid w:val="000B54F9"/>
    <w:rsid w:val="000B565C"/>
    <w:rsid w:val="000C12E8"/>
    <w:rsid w:val="000C1F0F"/>
    <w:rsid w:val="000C20E3"/>
    <w:rsid w:val="000C2E00"/>
    <w:rsid w:val="000C3D54"/>
    <w:rsid w:val="000C41D5"/>
    <w:rsid w:val="000C4B22"/>
    <w:rsid w:val="000C6EAE"/>
    <w:rsid w:val="000C77B4"/>
    <w:rsid w:val="000D2D5F"/>
    <w:rsid w:val="000D3D6F"/>
    <w:rsid w:val="000D4155"/>
    <w:rsid w:val="000D6CA3"/>
    <w:rsid w:val="000D6D96"/>
    <w:rsid w:val="000D7290"/>
    <w:rsid w:val="000D7699"/>
    <w:rsid w:val="000D77A6"/>
    <w:rsid w:val="000E0D29"/>
    <w:rsid w:val="000E1B6D"/>
    <w:rsid w:val="000E27B0"/>
    <w:rsid w:val="000E3D83"/>
    <w:rsid w:val="000E3E39"/>
    <w:rsid w:val="000E4406"/>
    <w:rsid w:val="000E46E0"/>
    <w:rsid w:val="000E5B99"/>
    <w:rsid w:val="000E6093"/>
    <w:rsid w:val="000E6758"/>
    <w:rsid w:val="000E761A"/>
    <w:rsid w:val="000F0C5F"/>
    <w:rsid w:val="000F2D9F"/>
    <w:rsid w:val="000F300F"/>
    <w:rsid w:val="000F60FC"/>
    <w:rsid w:val="000F62C8"/>
    <w:rsid w:val="000F6C3C"/>
    <w:rsid w:val="000F7908"/>
    <w:rsid w:val="00100538"/>
    <w:rsid w:val="00100832"/>
    <w:rsid w:val="00100938"/>
    <w:rsid w:val="00100E61"/>
    <w:rsid w:val="0010120A"/>
    <w:rsid w:val="00101AC8"/>
    <w:rsid w:val="0010238B"/>
    <w:rsid w:val="00106793"/>
    <w:rsid w:val="00106DC4"/>
    <w:rsid w:val="00107163"/>
    <w:rsid w:val="001073FF"/>
    <w:rsid w:val="00110066"/>
    <w:rsid w:val="00112FDE"/>
    <w:rsid w:val="00113363"/>
    <w:rsid w:val="00113F36"/>
    <w:rsid w:val="0011416C"/>
    <w:rsid w:val="001147D9"/>
    <w:rsid w:val="00115D34"/>
    <w:rsid w:val="001168E3"/>
    <w:rsid w:val="001169B8"/>
    <w:rsid w:val="00117995"/>
    <w:rsid w:val="00117B0E"/>
    <w:rsid w:val="00120371"/>
    <w:rsid w:val="0012196B"/>
    <w:rsid w:val="00121E3D"/>
    <w:rsid w:val="001221DE"/>
    <w:rsid w:val="00123345"/>
    <w:rsid w:val="00123563"/>
    <w:rsid w:val="00123775"/>
    <w:rsid w:val="00123DDA"/>
    <w:rsid w:val="001257CE"/>
    <w:rsid w:val="00125B9E"/>
    <w:rsid w:val="00126B6C"/>
    <w:rsid w:val="00126C8A"/>
    <w:rsid w:val="00130B87"/>
    <w:rsid w:val="00132EDA"/>
    <w:rsid w:val="001334BC"/>
    <w:rsid w:val="001356EC"/>
    <w:rsid w:val="00135FE8"/>
    <w:rsid w:val="001366FF"/>
    <w:rsid w:val="0013692E"/>
    <w:rsid w:val="00136BD8"/>
    <w:rsid w:val="00140493"/>
    <w:rsid w:val="00142004"/>
    <w:rsid w:val="0014305D"/>
    <w:rsid w:val="00143448"/>
    <w:rsid w:val="0014379E"/>
    <w:rsid w:val="00144283"/>
    <w:rsid w:val="00144D34"/>
    <w:rsid w:val="00144EE7"/>
    <w:rsid w:val="00145918"/>
    <w:rsid w:val="00146899"/>
    <w:rsid w:val="001479E4"/>
    <w:rsid w:val="001500B8"/>
    <w:rsid w:val="001506BB"/>
    <w:rsid w:val="00151BD2"/>
    <w:rsid w:val="001525EA"/>
    <w:rsid w:val="0015282C"/>
    <w:rsid w:val="0015305B"/>
    <w:rsid w:val="00155207"/>
    <w:rsid w:val="0015622F"/>
    <w:rsid w:val="00157749"/>
    <w:rsid w:val="00160BF4"/>
    <w:rsid w:val="0016214C"/>
    <w:rsid w:val="0016220C"/>
    <w:rsid w:val="00162640"/>
    <w:rsid w:val="00163BA3"/>
    <w:rsid w:val="0016570B"/>
    <w:rsid w:val="00166B4B"/>
    <w:rsid w:val="00170F7B"/>
    <w:rsid w:val="00171296"/>
    <w:rsid w:val="00171B1A"/>
    <w:rsid w:val="001720AE"/>
    <w:rsid w:val="00175949"/>
    <w:rsid w:val="0017595A"/>
    <w:rsid w:val="00177074"/>
    <w:rsid w:val="00177B44"/>
    <w:rsid w:val="001802BD"/>
    <w:rsid w:val="001805B1"/>
    <w:rsid w:val="001808B5"/>
    <w:rsid w:val="001844C9"/>
    <w:rsid w:val="00184A4E"/>
    <w:rsid w:val="001852E4"/>
    <w:rsid w:val="00185A0E"/>
    <w:rsid w:val="00185AFA"/>
    <w:rsid w:val="00187070"/>
    <w:rsid w:val="001872F5"/>
    <w:rsid w:val="00187F9E"/>
    <w:rsid w:val="001907A0"/>
    <w:rsid w:val="0019237E"/>
    <w:rsid w:val="00192821"/>
    <w:rsid w:val="00194297"/>
    <w:rsid w:val="001946A3"/>
    <w:rsid w:val="00194D3E"/>
    <w:rsid w:val="00195A1B"/>
    <w:rsid w:val="00195BC8"/>
    <w:rsid w:val="0019605D"/>
    <w:rsid w:val="00197A93"/>
    <w:rsid w:val="00197AED"/>
    <w:rsid w:val="001A0B0E"/>
    <w:rsid w:val="001A1924"/>
    <w:rsid w:val="001A2301"/>
    <w:rsid w:val="001A2E04"/>
    <w:rsid w:val="001A3457"/>
    <w:rsid w:val="001A3CDB"/>
    <w:rsid w:val="001A4455"/>
    <w:rsid w:val="001A61F1"/>
    <w:rsid w:val="001A6642"/>
    <w:rsid w:val="001A67FC"/>
    <w:rsid w:val="001A6A9B"/>
    <w:rsid w:val="001A6AE5"/>
    <w:rsid w:val="001A7789"/>
    <w:rsid w:val="001A7D44"/>
    <w:rsid w:val="001B063B"/>
    <w:rsid w:val="001B0C9F"/>
    <w:rsid w:val="001B270B"/>
    <w:rsid w:val="001B2C0A"/>
    <w:rsid w:val="001B3CDB"/>
    <w:rsid w:val="001B480D"/>
    <w:rsid w:val="001B5A7B"/>
    <w:rsid w:val="001B633C"/>
    <w:rsid w:val="001B642A"/>
    <w:rsid w:val="001B7CB0"/>
    <w:rsid w:val="001C08CA"/>
    <w:rsid w:val="001C0A15"/>
    <w:rsid w:val="001C0BEB"/>
    <w:rsid w:val="001C13B2"/>
    <w:rsid w:val="001C1404"/>
    <w:rsid w:val="001C28F3"/>
    <w:rsid w:val="001C42FF"/>
    <w:rsid w:val="001C4418"/>
    <w:rsid w:val="001C4A52"/>
    <w:rsid w:val="001D05A7"/>
    <w:rsid w:val="001D0D69"/>
    <w:rsid w:val="001D1DD0"/>
    <w:rsid w:val="001D1F8D"/>
    <w:rsid w:val="001D3CBE"/>
    <w:rsid w:val="001D4295"/>
    <w:rsid w:val="001D62BA"/>
    <w:rsid w:val="001D77DA"/>
    <w:rsid w:val="001D7A86"/>
    <w:rsid w:val="001E1558"/>
    <w:rsid w:val="001E1978"/>
    <w:rsid w:val="001E1BD4"/>
    <w:rsid w:val="001E2600"/>
    <w:rsid w:val="001E31ED"/>
    <w:rsid w:val="001E35EC"/>
    <w:rsid w:val="001E5F55"/>
    <w:rsid w:val="001E62A1"/>
    <w:rsid w:val="001E650C"/>
    <w:rsid w:val="001E7197"/>
    <w:rsid w:val="001E7D21"/>
    <w:rsid w:val="001E7D7F"/>
    <w:rsid w:val="001E7E95"/>
    <w:rsid w:val="001F0A30"/>
    <w:rsid w:val="001F0ED9"/>
    <w:rsid w:val="001F11E1"/>
    <w:rsid w:val="001F152D"/>
    <w:rsid w:val="001F17D4"/>
    <w:rsid w:val="001F1D63"/>
    <w:rsid w:val="001F238E"/>
    <w:rsid w:val="001F4CEF"/>
    <w:rsid w:val="001F4D6F"/>
    <w:rsid w:val="001F760B"/>
    <w:rsid w:val="001F7848"/>
    <w:rsid w:val="002002C5"/>
    <w:rsid w:val="00200BDE"/>
    <w:rsid w:val="00200C16"/>
    <w:rsid w:val="00200E82"/>
    <w:rsid w:val="002012BB"/>
    <w:rsid w:val="00202139"/>
    <w:rsid w:val="0020232D"/>
    <w:rsid w:val="00204478"/>
    <w:rsid w:val="002048F4"/>
    <w:rsid w:val="00204935"/>
    <w:rsid w:val="0020528C"/>
    <w:rsid w:val="0020670C"/>
    <w:rsid w:val="002067FE"/>
    <w:rsid w:val="002068D9"/>
    <w:rsid w:val="002074F0"/>
    <w:rsid w:val="0021025F"/>
    <w:rsid w:val="00210E9B"/>
    <w:rsid w:val="0021119C"/>
    <w:rsid w:val="00212FC6"/>
    <w:rsid w:val="00214E30"/>
    <w:rsid w:val="00214EE0"/>
    <w:rsid w:val="0021534F"/>
    <w:rsid w:val="002156AD"/>
    <w:rsid w:val="00220079"/>
    <w:rsid w:val="00220C0D"/>
    <w:rsid w:val="00221193"/>
    <w:rsid w:val="002213F5"/>
    <w:rsid w:val="00221BAD"/>
    <w:rsid w:val="00221EA4"/>
    <w:rsid w:val="00222BED"/>
    <w:rsid w:val="00222D04"/>
    <w:rsid w:val="002237A8"/>
    <w:rsid w:val="0022440A"/>
    <w:rsid w:val="00224AD1"/>
    <w:rsid w:val="00224E00"/>
    <w:rsid w:val="002269FA"/>
    <w:rsid w:val="00230735"/>
    <w:rsid w:val="00231CBD"/>
    <w:rsid w:val="00232DF8"/>
    <w:rsid w:val="00232E9C"/>
    <w:rsid w:val="00234B06"/>
    <w:rsid w:val="002351BE"/>
    <w:rsid w:val="00235DB4"/>
    <w:rsid w:val="00235DBD"/>
    <w:rsid w:val="002360D9"/>
    <w:rsid w:val="00237721"/>
    <w:rsid w:val="00237A6D"/>
    <w:rsid w:val="00240626"/>
    <w:rsid w:val="00240EF3"/>
    <w:rsid w:val="00241BBA"/>
    <w:rsid w:val="00243872"/>
    <w:rsid w:val="002443FF"/>
    <w:rsid w:val="00246452"/>
    <w:rsid w:val="0024721F"/>
    <w:rsid w:val="0024766A"/>
    <w:rsid w:val="00247886"/>
    <w:rsid w:val="002500E5"/>
    <w:rsid w:val="00251AB9"/>
    <w:rsid w:val="0025255A"/>
    <w:rsid w:val="00252753"/>
    <w:rsid w:val="00252E9B"/>
    <w:rsid w:val="00253593"/>
    <w:rsid w:val="00253824"/>
    <w:rsid w:val="0025568D"/>
    <w:rsid w:val="00255EE0"/>
    <w:rsid w:val="00256312"/>
    <w:rsid w:val="00257157"/>
    <w:rsid w:val="002571BA"/>
    <w:rsid w:val="002575CE"/>
    <w:rsid w:val="0026069A"/>
    <w:rsid w:val="00263F52"/>
    <w:rsid w:val="00264E32"/>
    <w:rsid w:val="00265D1E"/>
    <w:rsid w:val="00265F09"/>
    <w:rsid w:val="00266A45"/>
    <w:rsid w:val="00266B0B"/>
    <w:rsid w:val="002701DD"/>
    <w:rsid w:val="002706C2"/>
    <w:rsid w:val="0027079C"/>
    <w:rsid w:val="00270ED4"/>
    <w:rsid w:val="002736D2"/>
    <w:rsid w:val="00273A8E"/>
    <w:rsid w:val="00273C1F"/>
    <w:rsid w:val="00273E71"/>
    <w:rsid w:val="0027478E"/>
    <w:rsid w:val="00274790"/>
    <w:rsid w:val="00274822"/>
    <w:rsid w:val="00274823"/>
    <w:rsid w:val="0027550F"/>
    <w:rsid w:val="00275920"/>
    <w:rsid w:val="0027615D"/>
    <w:rsid w:val="0027658E"/>
    <w:rsid w:val="0027693F"/>
    <w:rsid w:val="00276B9D"/>
    <w:rsid w:val="00280B98"/>
    <w:rsid w:val="00283847"/>
    <w:rsid w:val="00283D06"/>
    <w:rsid w:val="00284626"/>
    <w:rsid w:val="00284E6E"/>
    <w:rsid w:val="0028579A"/>
    <w:rsid w:val="00285802"/>
    <w:rsid w:val="0028762F"/>
    <w:rsid w:val="00287A70"/>
    <w:rsid w:val="0029066A"/>
    <w:rsid w:val="00290670"/>
    <w:rsid w:val="0029089E"/>
    <w:rsid w:val="002919D4"/>
    <w:rsid w:val="0029284A"/>
    <w:rsid w:val="00293088"/>
    <w:rsid w:val="00294D10"/>
    <w:rsid w:val="00296181"/>
    <w:rsid w:val="002965D1"/>
    <w:rsid w:val="002966E9"/>
    <w:rsid w:val="0029687F"/>
    <w:rsid w:val="002969ED"/>
    <w:rsid w:val="00297ED8"/>
    <w:rsid w:val="002A1B70"/>
    <w:rsid w:val="002A2A95"/>
    <w:rsid w:val="002A2FA2"/>
    <w:rsid w:val="002A46A6"/>
    <w:rsid w:val="002A497C"/>
    <w:rsid w:val="002A5580"/>
    <w:rsid w:val="002A62E5"/>
    <w:rsid w:val="002A69B1"/>
    <w:rsid w:val="002A7281"/>
    <w:rsid w:val="002B0228"/>
    <w:rsid w:val="002B042F"/>
    <w:rsid w:val="002B045D"/>
    <w:rsid w:val="002B13FD"/>
    <w:rsid w:val="002B1E44"/>
    <w:rsid w:val="002B2722"/>
    <w:rsid w:val="002B2DB7"/>
    <w:rsid w:val="002B302A"/>
    <w:rsid w:val="002B302C"/>
    <w:rsid w:val="002B3108"/>
    <w:rsid w:val="002B37B1"/>
    <w:rsid w:val="002B3FB3"/>
    <w:rsid w:val="002B48FE"/>
    <w:rsid w:val="002B5771"/>
    <w:rsid w:val="002B5DDD"/>
    <w:rsid w:val="002B61F4"/>
    <w:rsid w:val="002B6BE7"/>
    <w:rsid w:val="002B7DA5"/>
    <w:rsid w:val="002C0B52"/>
    <w:rsid w:val="002C10EA"/>
    <w:rsid w:val="002C276A"/>
    <w:rsid w:val="002C2949"/>
    <w:rsid w:val="002C3484"/>
    <w:rsid w:val="002C3A0A"/>
    <w:rsid w:val="002C4119"/>
    <w:rsid w:val="002C4262"/>
    <w:rsid w:val="002C4263"/>
    <w:rsid w:val="002C490C"/>
    <w:rsid w:val="002C60AF"/>
    <w:rsid w:val="002C6264"/>
    <w:rsid w:val="002C6B0D"/>
    <w:rsid w:val="002C72E8"/>
    <w:rsid w:val="002D1DD3"/>
    <w:rsid w:val="002D2938"/>
    <w:rsid w:val="002D3C08"/>
    <w:rsid w:val="002D51C9"/>
    <w:rsid w:val="002D55D9"/>
    <w:rsid w:val="002D6C5D"/>
    <w:rsid w:val="002D7A70"/>
    <w:rsid w:val="002D7F08"/>
    <w:rsid w:val="002E1638"/>
    <w:rsid w:val="002E2CB6"/>
    <w:rsid w:val="002E2FBD"/>
    <w:rsid w:val="002E3288"/>
    <w:rsid w:val="002E3C8C"/>
    <w:rsid w:val="002E447C"/>
    <w:rsid w:val="002E4DE6"/>
    <w:rsid w:val="002E5D0E"/>
    <w:rsid w:val="002E6D83"/>
    <w:rsid w:val="002E6D87"/>
    <w:rsid w:val="002E7EE7"/>
    <w:rsid w:val="002F0614"/>
    <w:rsid w:val="002F20A9"/>
    <w:rsid w:val="002F3ADC"/>
    <w:rsid w:val="002F3AFE"/>
    <w:rsid w:val="002F6954"/>
    <w:rsid w:val="002F7E4D"/>
    <w:rsid w:val="002F7EBB"/>
    <w:rsid w:val="003010D4"/>
    <w:rsid w:val="00301145"/>
    <w:rsid w:val="00301825"/>
    <w:rsid w:val="003023AB"/>
    <w:rsid w:val="00302495"/>
    <w:rsid w:val="00303D9A"/>
    <w:rsid w:val="00306FFC"/>
    <w:rsid w:val="00307785"/>
    <w:rsid w:val="00307F8D"/>
    <w:rsid w:val="0031095C"/>
    <w:rsid w:val="00310FB3"/>
    <w:rsid w:val="00311074"/>
    <w:rsid w:val="003110EF"/>
    <w:rsid w:val="0031167F"/>
    <w:rsid w:val="00312145"/>
    <w:rsid w:val="00313B7E"/>
    <w:rsid w:val="00316CDA"/>
    <w:rsid w:val="00317E09"/>
    <w:rsid w:val="0032074C"/>
    <w:rsid w:val="0032117E"/>
    <w:rsid w:val="00323AAE"/>
    <w:rsid w:val="00324F84"/>
    <w:rsid w:val="00325FE6"/>
    <w:rsid w:val="003276D3"/>
    <w:rsid w:val="00327BED"/>
    <w:rsid w:val="003305B5"/>
    <w:rsid w:val="003318D2"/>
    <w:rsid w:val="00332877"/>
    <w:rsid w:val="00332B9A"/>
    <w:rsid w:val="003332F0"/>
    <w:rsid w:val="0033367E"/>
    <w:rsid w:val="003338F7"/>
    <w:rsid w:val="00334338"/>
    <w:rsid w:val="00334CF0"/>
    <w:rsid w:val="003356A9"/>
    <w:rsid w:val="00335929"/>
    <w:rsid w:val="00336576"/>
    <w:rsid w:val="003374A5"/>
    <w:rsid w:val="00337AFC"/>
    <w:rsid w:val="00337ED9"/>
    <w:rsid w:val="00340F46"/>
    <w:rsid w:val="00340FB8"/>
    <w:rsid w:val="0034174E"/>
    <w:rsid w:val="00342355"/>
    <w:rsid w:val="003437B1"/>
    <w:rsid w:val="0034609F"/>
    <w:rsid w:val="00346890"/>
    <w:rsid w:val="003468BA"/>
    <w:rsid w:val="0034704A"/>
    <w:rsid w:val="003479CB"/>
    <w:rsid w:val="00351D85"/>
    <w:rsid w:val="00351EBF"/>
    <w:rsid w:val="00352622"/>
    <w:rsid w:val="00353FD1"/>
    <w:rsid w:val="003551F0"/>
    <w:rsid w:val="00356258"/>
    <w:rsid w:val="00356517"/>
    <w:rsid w:val="00356883"/>
    <w:rsid w:val="0035704F"/>
    <w:rsid w:val="003607AB"/>
    <w:rsid w:val="00360B40"/>
    <w:rsid w:val="00361227"/>
    <w:rsid w:val="00361BBA"/>
    <w:rsid w:val="00361E32"/>
    <w:rsid w:val="003635FF"/>
    <w:rsid w:val="00363C9B"/>
    <w:rsid w:val="00363F6A"/>
    <w:rsid w:val="00364818"/>
    <w:rsid w:val="0036508D"/>
    <w:rsid w:val="00365418"/>
    <w:rsid w:val="00366552"/>
    <w:rsid w:val="00367809"/>
    <w:rsid w:val="00370A8B"/>
    <w:rsid w:val="00372506"/>
    <w:rsid w:val="00372974"/>
    <w:rsid w:val="00373882"/>
    <w:rsid w:val="00373D28"/>
    <w:rsid w:val="00373FC1"/>
    <w:rsid w:val="003750FB"/>
    <w:rsid w:val="0037593E"/>
    <w:rsid w:val="00376E9A"/>
    <w:rsid w:val="0037719C"/>
    <w:rsid w:val="003772B7"/>
    <w:rsid w:val="0038217A"/>
    <w:rsid w:val="0038345B"/>
    <w:rsid w:val="00384D7E"/>
    <w:rsid w:val="00384FF1"/>
    <w:rsid w:val="00385DD5"/>
    <w:rsid w:val="0038624D"/>
    <w:rsid w:val="00386EEB"/>
    <w:rsid w:val="003873CA"/>
    <w:rsid w:val="003873ED"/>
    <w:rsid w:val="00387654"/>
    <w:rsid w:val="00387D7A"/>
    <w:rsid w:val="00392146"/>
    <w:rsid w:val="003938E2"/>
    <w:rsid w:val="00393F0B"/>
    <w:rsid w:val="00393F44"/>
    <w:rsid w:val="0039602A"/>
    <w:rsid w:val="00396417"/>
    <w:rsid w:val="003A1043"/>
    <w:rsid w:val="003A1214"/>
    <w:rsid w:val="003A23B6"/>
    <w:rsid w:val="003A23BB"/>
    <w:rsid w:val="003A33CF"/>
    <w:rsid w:val="003A403C"/>
    <w:rsid w:val="003A407A"/>
    <w:rsid w:val="003A424C"/>
    <w:rsid w:val="003A4378"/>
    <w:rsid w:val="003A4780"/>
    <w:rsid w:val="003A586E"/>
    <w:rsid w:val="003A5BEF"/>
    <w:rsid w:val="003A5DDA"/>
    <w:rsid w:val="003A68C6"/>
    <w:rsid w:val="003A7099"/>
    <w:rsid w:val="003A79D3"/>
    <w:rsid w:val="003B406F"/>
    <w:rsid w:val="003B493F"/>
    <w:rsid w:val="003B4C3E"/>
    <w:rsid w:val="003B6634"/>
    <w:rsid w:val="003B7912"/>
    <w:rsid w:val="003B7B23"/>
    <w:rsid w:val="003B7CB7"/>
    <w:rsid w:val="003C06FD"/>
    <w:rsid w:val="003C0A61"/>
    <w:rsid w:val="003C1400"/>
    <w:rsid w:val="003C23D1"/>
    <w:rsid w:val="003C262D"/>
    <w:rsid w:val="003C27F8"/>
    <w:rsid w:val="003C36D8"/>
    <w:rsid w:val="003C4E46"/>
    <w:rsid w:val="003C57FC"/>
    <w:rsid w:val="003C5B8B"/>
    <w:rsid w:val="003C5B9F"/>
    <w:rsid w:val="003C65FB"/>
    <w:rsid w:val="003C6612"/>
    <w:rsid w:val="003C6E52"/>
    <w:rsid w:val="003D0108"/>
    <w:rsid w:val="003D0C3E"/>
    <w:rsid w:val="003D228C"/>
    <w:rsid w:val="003D2DD2"/>
    <w:rsid w:val="003D32E9"/>
    <w:rsid w:val="003D35AD"/>
    <w:rsid w:val="003D3B0B"/>
    <w:rsid w:val="003D3DE2"/>
    <w:rsid w:val="003D42F3"/>
    <w:rsid w:val="003D4EA3"/>
    <w:rsid w:val="003D7015"/>
    <w:rsid w:val="003D78AD"/>
    <w:rsid w:val="003E10DB"/>
    <w:rsid w:val="003E1CF7"/>
    <w:rsid w:val="003E3306"/>
    <w:rsid w:val="003E340C"/>
    <w:rsid w:val="003E46D3"/>
    <w:rsid w:val="003E4DFF"/>
    <w:rsid w:val="003E521C"/>
    <w:rsid w:val="003E604D"/>
    <w:rsid w:val="003E6EA3"/>
    <w:rsid w:val="003E70A5"/>
    <w:rsid w:val="003E7B53"/>
    <w:rsid w:val="003F08F8"/>
    <w:rsid w:val="003F197A"/>
    <w:rsid w:val="003F1D0E"/>
    <w:rsid w:val="003F274D"/>
    <w:rsid w:val="003F30DB"/>
    <w:rsid w:val="003F4C76"/>
    <w:rsid w:val="003F5AED"/>
    <w:rsid w:val="003F7F6C"/>
    <w:rsid w:val="003F7FF4"/>
    <w:rsid w:val="004003F0"/>
    <w:rsid w:val="004040A2"/>
    <w:rsid w:val="00405A8E"/>
    <w:rsid w:val="00405F15"/>
    <w:rsid w:val="00406A34"/>
    <w:rsid w:val="0040773F"/>
    <w:rsid w:val="00410701"/>
    <w:rsid w:val="00411DA3"/>
    <w:rsid w:val="00412C41"/>
    <w:rsid w:val="004135A2"/>
    <w:rsid w:val="004175C3"/>
    <w:rsid w:val="0042046A"/>
    <w:rsid w:val="00420F59"/>
    <w:rsid w:val="00421E4F"/>
    <w:rsid w:val="004227A1"/>
    <w:rsid w:val="00422E05"/>
    <w:rsid w:val="004234E8"/>
    <w:rsid w:val="00423C3A"/>
    <w:rsid w:val="00423C3E"/>
    <w:rsid w:val="00426626"/>
    <w:rsid w:val="00426E94"/>
    <w:rsid w:val="00430CE0"/>
    <w:rsid w:val="00430EFE"/>
    <w:rsid w:val="00431342"/>
    <w:rsid w:val="004313B1"/>
    <w:rsid w:val="00431F02"/>
    <w:rsid w:val="00432098"/>
    <w:rsid w:val="00433260"/>
    <w:rsid w:val="00433AE6"/>
    <w:rsid w:val="0043536D"/>
    <w:rsid w:val="00435CD2"/>
    <w:rsid w:val="00442CF7"/>
    <w:rsid w:val="00444588"/>
    <w:rsid w:val="00444BF1"/>
    <w:rsid w:val="0044579B"/>
    <w:rsid w:val="0044752B"/>
    <w:rsid w:val="004526DA"/>
    <w:rsid w:val="00453C21"/>
    <w:rsid w:val="00454F27"/>
    <w:rsid w:val="0045542E"/>
    <w:rsid w:val="00455D18"/>
    <w:rsid w:val="0045602E"/>
    <w:rsid w:val="00456E27"/>
    <w:rsid w:val="0045738F"/>
    <w:rsid w:val="00457548"/>
    <w:rsid w:val="004618CA"/>
    <w:rsid w:val="004619B9"/>
    <w:rsid w:val="00462492"/>
    <w:rsid w:val="004626E7"/>
    <w:rsid w:val="00463293"/>
    <w:rsid w:val="00464133"/>
    <w:rsid w:val="00466A62"/>
    <w:rsid w:val="0046723E"/>
    <w:rsid w:val="004673CD"/>
    <w:rsid w:val="00467C85"/>
    <w:rsid w:val="00467F0D"/>
    <w:rsid w:val="004712D6"/>
    <w:rsid w:val="0047180A"/>
    <w:rsid w:val="00471E59"/>
    <w:rsid w:val="00472D70"/>
    <w:rsid w:val="004733BE"/>
    <w:rsid w:val="00474B9A"/>
    <w:rsid w:val="00475983"/>
    <w:rsid w:val="00476649"/>
    <w:rsid w:val="00476B95"/>
    <w:rsid w:val="00476CE2"/>
    <w:rsid w:val="00477120"/>
    <w:rsid w:val="004801E6"/>
    <w:rsid w:val="00480E93"/>
    <w:rsid w:val="00481240"/>
    <w:rsid w:val="0048168E"/>
    <w:rsid w:val="00482477"/>
    <w:rsid w:val="004824DB"/>
    <w:rsid w:val="004828C8"/>
    <w:rsid w:val="00482923"/>
    <w:rsid w:val="00482DAA"/>
    <w:rsid w:val="00482E6B"/>
    <w:rsid w:val="00482F81"/>
    <w:rsid w:val="004832F4"/>
    <w:rsid w:val="00484C72"/>
    <w:rsid w:val="004850B7"/>
    <w:rsid w:val="00485158"/>
    <w:rsid w:val="00485A96"/>
    <w:rsid w:val="00485AB7"/>
    <w:rsid w:val="00486111"/>
    <w:rsid w:val="004861D5"/>
    <w:rsid w:val="00487C5B"/>
    <w:rsid w:val="00487DE5"/>
    <w:rsid w:val="00487F27"/>
    <w:rsid w:val="004912C3"/>
    <w:rsid w:val="00491374"/>
    <w:rsid w:val="004915C2"/>
    <w:rsid w:val="00491B13"/>
    <w:rsid w:val="00493886"/>
    <w:rsid w:val="00494343"/>
    <w:rsid w:val="0049486A"/>
    <w:rsid w:val="004954F1"/>
    <w:rsid w:val="00497035"/>
    <w:rsid w:val="004975AB"/>
    <w:rsid w:val="00497A1B"/>
    <w:rsid w:val="00497C8A"/>
    <w:rsid w:val="004A1948"/>
    <w:rsid w:val="004A445A"/>
    <w:rsid w:val="004A4AAC"/>
    <w:rsid w:val="004A7EA9"/>
    <w:rsid w:val="004B116C"/>
    <w:rsid w:val="004B1271"/>
    <w:rsid w:val="004B1636"/>
    <w:rsid w:val="004B1AFD"/>
    <w:rsid w:val="004B2A1D"/>
    <w:rsid w:val="004B2DF5"/>
    <w:rsid w:val="004B3D39"/>
    <w:rsid w:val="004B46B1"/>
    <w:rsid w:val="004B5602"/>
    <w:rsid w:val="004B5A9E"/>
    <w:rsid w:val="004B6AFB"/>
    <w:rsid w:val="004B788F"/>
    <w:rsid w:val="004C0AF2"/>
    <w:rsid w:val="004C0D58"/>
    <w:rsid w:val="004C0FA2"/>
    <w:rsid w:val="004C1697"/>
    <w:rsid w:val="004C22A9"/>
    <w:rsid w:val="004C36D7"/>
    <w:rsid w:val="004C3962"/>
    <w:rsid w:val="004C3B6A"/>
    <w:rsid w:val="004C5446"/>
    <w:rsid w:val="004C5E81"/>
    <w:rsid w:val="004C63AC"/>
    <w:rsid w:val="004C7E23"/>
    <w:rsid w:val="004D0146"/>
    <w:rsid w:val="004D0213"/>
    <w:rsid w:val="004D06D3"/>
    <w:rsid w:val="004D0B02"/>
    <w:rsid w:val="004D141E"/>
    <w:rsid w:val="004D1B3A"/>
    <w:rsid w:val="004D1C13"/>
    <w:rsid w:val="004D1C3B"/>
    <w:rsid w:val="004D2B90"/>
    <w:rsid w:val="004D2E2F"/>
    <w:rsid w:val="004D4551"/>
    <w:rsid w:val="004D4B38"/>
    <w:rsid w:val="004D52D1"/>
    <w:rsid w:val="004D554A"/>
    <w:rsid w:val="004D67A7"/>
    <w:rsid w:val="004D7E94"/>
    <w:rsid w:val="004E249B"/>
    <w:rsid w:val="004E24BA"/>
    <w:rsid w:val="004E2985"/>
    <w:rsid w:val="004E35D5"/>
    <w:rsid w:val="004E399B"/>
    <w:rsid w:val="004E3F18"/>
    <w:rsid w:val="004E64E9"/>
    <w:rsid w:val="004E6952"/>
    <w:rsid w:val="004E71B5"/>
    <w:rsid w:val="004F0882"/>
    <w:rsid w:val="004F0B40"/>
    <w:rsid w:val="004F0CA7"/>
    <w:rsid w:val="004F1F15"/>
    <w:rsid w:val="004F3501"/>
    <w:rsid w:val="004F3751"/>
    <w:rsid w:val="004F41F6"/>
    <w:rsid w:val="004F444A"/>
    <w:rsid w:val="004F4882"/>
    <w:rsid w:val="004F4FB5"/>
    <w:rsid w:val="004F527E"/>
    <w:rsid w:val="004F5B9A"/>
    <w:rsid w:val="004F676F"/>
    <w:rsid w:val="004F6935"/>
    <w:rsid w:val="004F6E57"/>
    <w:rsid w:val="004F70EB"/>
    <w:rsid w:val="004F713F"/>
    <w:rsid w:val="004F7EDC"/>
    <w:rsid w:val="005013AC"/>
    <w:rsid w:val="00505CC6"/>
    <w:rsid w:val="00507670"/>
    <w:rsid w:val="005076EC"/>
    <w:rsid w:val="00507D87"/>
    <w:rsid w:val="00510504"/>
    <w:rsid w:val="005143AB"/>
    <w:rsid w:val="005145F8"/>
    <w:rsid w:val="00515823"/>
    <w:rsid w:val="005158EB"/>
    <w:rsid w:val="0051590B"/>
    <w:rsid w:val="00516986"/>
    <w:rsid w:val="005171D5"/>
    <w:rsid w:val="00521829"/>
    <w:rsid w:val="00522903"/>
    <w:rsid w:val="00523DA3"/>
    <w:rsid w:val="0052471B"/>
    <w:rsid w:val="00525568"/>
    <w:rsid w:val="005259FA"/>
    <w:rsid w:val="00527609"/>
    <w:rsid w:val="00527E06"/>
    <w:rsid w:val="005316B1"/>
    <w:rsid w:val="005317AD"/>
    <w:rsid w:val="00532673"/>
    <w:rsid w:val="005339EB"/>
    <w:rsid w:val="00533B2B"/>
    <w:rsid w:val="0053402E"/>
    <w:rsid w:val="005343B8"/>
    <w:rsid w:val="00534619"/>
    <w:rsid w:val="00535631"/>
    <w:rsid w:val="00535B76"/>
    <w:rsid w:val="0053652D"/>
    <w:rsid w:val="00536C45"/>
    <w:rsid w:val="00537C62"/>
    <w:rsid w:val="00540016"/>
    <w:rsid w:val="00540BB0"/>
    <w:rsid w:val="0054383A"/>
    <w:rsid w:val="00543AA8"/>
    <w:rsid w:val="0054492C"/>
    <w:rsid w:val="00545235"/>
    <w:rsid w:val="005455B0"/>
    <w:rsid w:val="005460AE"/>
    <w:rsid w:val="00546C9D"/>
    <w:rsid w:val="00550993"/>
    <w:rsid w:val="00550EE2"/>
    <w:rsid w:val="00550F98"/>
    <w:rsid w:val="00551822"/>
    <w:rsid w:val="005519FE"/>
    <w:rsid w:val="00553675"/>
    <w:rsid w:val="005537BB"/>
    <w:rsid w:val="00554328"/>
    <w:rsid w:val="005559D8"/>
    <w:rsid w:val="00556090"/>
    <w:rsid w:val="005561FD"/>
    <w:rsid w:val="00556D1B"/>
    <w:rsid w:val="005571C8"/>
    <w:rsid w:val="005572D2"/>
    <w:rsid w:val="0055747B"/>
    <w:rsid w:val="0056035B"/>
    <w:rsid w:val="005617FF"/>
    <w:rsid w:val="00561B27"/>
    <w:rsid w:val="00561FBB"/>
    <w:rsid w:val="00562073"/>
    <w:rsid w:val="005622C1"/>
    <w:rsid w:val="005651BE"/>
    <w:rsid w:val="005652B8"/>
    <w:rsid w:val="005655CB"/>
    <w:rsid w:val="00565E6B"/>
    <w:rsid w:val="005678C8"/>
    <w:rsid w:val="005678F8"/>
    <w:rsid w:val="00567F22"/>
    <w:rsid w:val="0057030E"/>
    <w:rsid w:val="00570642"/>
    <w:rsid w:val="00572021"/>
    <w:rsid w:val="005720C1"/>
    <w:rsid w:val="00572208"/>
    <w:rsid w:val="00573062"/>
    <w:rsid w:val="00574996"/>
    <w:rsid w:val="005757A5"/>
    <w:rsid w:val="00575E0A"/>
    <w:rsid w:val="005761EC"/>
    <w:rsid w:val="00576931"/>
    <w:rsid w:val="005776A5"/>
    <w:rsid w:val="00580206"/>
    <w:rsid w:val="0058033E"/>
    <w:rsid w:val="00581414"/>
    <w:rsid w:val="00581883"/>
    <w:rsid w:val="005836D6"/>
    <w:rsid w:val="0058573D"/>
    <w:rsid w:val="005857AB"/>
    <w:rsid w:val="005873B6"/>
    <w:rsid w:val="00587C60"/>
    <w:rsid w:val="0059031E"/>
    <w:rsid w:val="0059045F"/>
    <w:rsid w:val="00592628"/>
    <w:rsid w:val="00593441"/>
    <w:rsid w:val="00594A65"/>
    <w:rsid w:val="00595500"/>
    <w:rsid w:val="0059577E"/>
    <w:rsid w:val="005967D3"/>
    <w:rsid w:val="005975AC"/>
    <w:rsid w:val="00597E17"/>
    <w:rsid w:val="005A0148"/>
    <w:rsid w:val="005A3A12"/>
    <w:rsid w:val="005A4A02"/>
    <w:rsid w:val="005A6374"/>
    <w:rsid w:val="005A6440"/>
    <w:rsid w:val="005A66CF"/>
    <w:rsid w:val="005A69E8"/>
    <w:rsid w:val="005A6E29"/>
    <w:rsid w:val="005A71E6"/>
    <w:rsid w:val="005A76B3"/>
    <w:rsid w:val="005B071C"/>
    <w:rsid w:val="005B0755"/>
    <w:rsid w:val="005B0B26"/>
    <w:rsid w:val="005B2068"/>
    <w:rsid w:val="005B277D"/>
    <w:rsid w:val="005B2958"/>
    <w:rsid w:val="005B2E06"/>
    <w:rsid w:val="005B2EC6"/>
    <w:rsid w:val="005B430F"/>
    <w:rsid w:val="005B522D"/>
    <w:rsid w:val="005B57DD"/>
    <w:rsid w:val="005B5E02"/>
    <w:rsid w:val="005B6BC1"/>
    <w:rsid w:val="005C0445"/>
    <w:rsid w:val="005C1168"/>
    <w:rsid w:val="005C16F3"/>
    <w:rsid w:val="005C3BC5"/>
    <w:rsid w:val="005C3E91"/>
    <w:rsid w:val="005C4BD3"/>
    <w:rsid w:val="005C4BFD"/>
    <w:rsid w:val="005C4CFF"/>
    <w:rsid w:val="005C510F"/>
    <w:rsid w:val="005C5D1F"/>
    <w:rsid w:val="005C6B5A"/>
    <w:rsid w:val="005C75F6"/>
    <w:rsid w:val="005C7815"/>
    <w:rsid w:val="005D0BC3"/>
    <w:rsid w:val="005D1A51"/>
    <w:rsid w:val="005D1E4B"/>
    <w:rsid w:val="005D2260"/>
    <w:rsid w:val="005D26F5"/>
    <w:rsid w:val="005D27D0"/>
    <w:rsid w:val="005D2D9A"/>
    <w:rsid w:val="005D5D06"/>
    <w:rsid w:val="005D6769"/>
    <w:rsid w:val="005D6F41"/>
    <w:rsid w:val="005D70E9"/>
    <w:rsid w:val="005E091E"/>
    <w:rsid w:val="005E10DA"/>
    <w:rsid w:val="005E1EAB"/>
    <w:rsid w:val="005E2B7C"/>
    <w:rsid w:val="005E3942"/>
    <w:rsid w:val="005E4385"/>
    <w:rsid w:val="005E6253"/>
    <w:rsid w:val="005E674C"/>
    <w:rsid w:val="005E6F5B"/>
    <w:rsid w:val="005E71C3"/>
    <w:rsid w:val="005F0D14"/>
    <w:rsid w:val="005F1357"/>
    <w:rsid w:val="005F372A"/>
    <w:rsid w:val="005F4312"/>
    <w:rsid w:val="005F4C5C"/>
    <w:rsid w:val="005F4CAB"/>
    <w:rsid w:val="005F5803"/>
    <w:rsid w:val="005F6354"/>
    <w:rsid w:val="005F6D26"/>
    <w:rsid w:val="005F6F3D"/>
    <w:rsid w:val="005F73FA"/>
    <w:rsid w:val="005F7783"/>
    <w:rsid w:val="00600578"/>
    <w:rsid w:val="00600D98"/>
    <w:rsid w:val="00600E7B"/>
    <w:rsid w:val="00601808"/>
    <w:rsid w:val="00602FFE"/>
    <w:rsid w:val="00604180"/>
    <w:rsid w:val="006044F3"/>
    <w:rsid w:val="006055D1"/>
    <w:rsid w:val="00605C46"/>
    <w:rsid w:val="00606796"/>
    <w:rsid w:val="006079A4"/>
    <w:rsid w:val="006100B9"/>
    <w:rsid w:val="006106A6"/>
    <w:rsid w:val="006109E5"/>
    <w:rsid w:val="00612D58"/>
    <w:rsid w:val="006135A8"/>
    <w:rsid w:val="00614A93"/>
    <w:rsid w:val="00615934"/>
    <w:rsid w:val="00616E2D"/>
    <w:rsid w:val="006173E8"/>
    <w:rsid w:val="00620868"/>
    <w:rsid w:val="0062115C"/>
    <w:rsid w:val="006219F8"/>
    <w:rsid w:val="00621CB5"/>
    <w:rsid w:val="00622241"/>
    <w:rsid w:val="0062249E"/>
    <w:rsid w:val="0062259C"/>
    <w:rsid w:val="00622EA7"/>
    <w:rsid w:val="00623B04"/>
    <w:rsid w:val="00623C53"/>
    <w:rsid w:val="00624D6B"/>
    <w:rsid w:val="00624F0C"/>
    <w:rsid w:val="00625C2F"/>
    <w:rsid w:val="006263A9"/>
    <w:rsid w:val="00627BBD"/>
    <w:rsid w:val="006309CD"/>
    <w:rsid w:val="006318BA"/>
    <w:rsid w:val="00632B86"/>
    <w:rsid w:val="00635257"/>
    <w:rsid w:val="006354D7"/>
    <w:rsid w:val="00635AA5"/>
    <w:rsid w:val="00635B81"/>
    <w:rsid w:val="00635EA3"/>
    <w:rsid w:val="00635FA3"/>
    <w:rsid w:val="006363CA"/>
    <w:rsid w:val="00637C94"/>
    <w:rsid w:val="00642D2F"/>
    <w:rsid w:val="0064423B"/>
    <w:rsid w:val="0064457F"/>
    <w:rsid w:val="00645AA6"/>
    <w:rsid w:val="00645CCA"/>
    <w:rsid w:val="006476C8"/>
    <w:rsid w:val="006501FB"/>
    <w:rsid w:val="00650432"/>
    <w:rsid w:val="00650FEB"/>
    <w:rsid w:val="00651409"/>
    <w:rsid w:val="00651A59"/>
    <w:rsid w:val="00652531"/>
    <w:rsid w:val="006530E2"/>
    <w:rsid w:val="00653FD0"/>
    <w:rsid w:val="0065562D"/>
    <w:rsid w:val="00655A7B"/>
    <w:rsid w:val="0065658D"/>
    <w:rsid w:val="00657A69"/>
    <w:rsid w:val="00662548"/>
    <w:rsid w:val="00662842"/>
    <w:rsid w:val="00663CC6"/>
    <w:rsid w:val="00664D4E"/>
    <w:rsid w:val="0066654E"/>
    <w:rsid w:val="006665F9"/>
    <w:rsid w:val="00666D40"/>
    <w:rsid w:val="006671F8"/>
    <w:rsid w:val="006678D0"/>
    <w:rsid w:val="006704BB"/>
    <w:rsid w:val="00670BC1"/>
    <w:rsid w:val="006714A7"/>
    <w:rsid w:val="00671C94"/>
    <w:rsid w:val="00671E8D"/>
    <w:rsid w:val="00672585"/>
    <w:rsid w:val="006738A8"/>
    <w:rsid w:val="006739FB"/>
    <w:rsid w:val="00673EA4"/>
    <w:rsid w:val="00675077"/>
    <w:rsid w:val="00675D54"/>
    <w:rsid w:val="00675F92"/>
    <w:rsid w:val="00676217"/>
    <w:rsid w:val="00676484"/>
    <w:rsid w:val="00676C37"/>
    <w:rsid w:val="006771E9"/>
    <w:rsid w:val="006777AF"/>
    <w:rsid w:val="00677CAE"/>
    <w:rsid w:val="00680A75"/>
    <w:rsid w:val="006811B7"/>
    <w:rsid w:val="006812E7"/>
    <w:rsid w:val="00682B20"/>
    <w:rsid w:val="00682D2F"/>
    <w:rsid w:val="00683622"/>
    <w:rsid w:val="006837C7"/>
    <w:rsid w:val="0068406B"/>
    <w:rsid w:val="006845BB"/>
    <w:rsid w:val="00684F19"/>
    <w:rsid w:val="006861BA"/>
    <w:rsid w:val="00686263"/>
    <w:rsid w:val="006874FB"/>
    <w:rsid w:val="00690881"/>
    <w:rsid w:val="0069110E"/>
    <w:rsid w:val="00691CBB"/>
    <w:rsid w:val="00691E5F"/>
    <w:rsid w:val="006924F2"/>
    <w:rsid w:val="0069346A"/>
    <w:rsid w:val="0069372B"/>
    <w:rsid w:val="00694DCA"/>
    <w:rsid w:val="0069539D"/>
    <w:rsid w:val="00695570"/>
    <w:rsid w:val="00695B62"/>
    <w:rsid w:val="00695BA3"/>
    <w:rsid w:val="00695EDC"/>
    <w:rsid w:val="006967F9"/>
    <w:rsid w:val="006A053B"/>
    <w:rsid w:val="006A081F"/>
    <w:rsid w:val="006A1CB5"/>
    <w:rsid w:val="006A3CC9"/>
    <w:rsid w:val="006A4E06"/>
    <w:rsid w:val="006A56A7"/>
    <w:rsid w:val="006A5C69"/>
    <w:rsid w:val="006A63A2"/>
    <w:rsid w:val="006A67AE"/>
    <w:rsid w:val="006A67D6"/>
    <w:rsid w:val="006A6E7F"/>
    <w:rsid w:val="006A7232"/>
    <w:rsid w:val="006B0918"/>
    <w:rsid w:val="006B0B02"/>
    <w:rsid w:val="006B1611"/>
    <w:rsid w:val="006B1D6E"/>
    <w:rsid w:val="006B22FF"/>
    <w:rsid w:val="006B3401"/>
    <w:rsid w:val="006B34D0"/>
    <w:rsid w:val="006B3954"/>
    <w:rsid w:val="006B3FA9"/>
    <w:rsid w:val="006B5655"/>
    <w:rsid w:val="006B57C2"/>
    <w:rsid w:val="006B7847"/>
    <w:rsid w:val="006C00EF"/>
    <w:rsid w:val="006C15B8"/>
    <w:rsid w:val="006C27AE"/>
    <w:rsid w:val="006C2F7D"/>
    <w:rsid w:val="006C344D"/>
    <w:rsid w:val="006C35FC"/>
    <w:rsid w:val="006C3818"/>
    <w:rsid w:val="006C4871"/>
    <w:rsid w:val="006C4A47"/>
    <w:rsid w:val="006C59C5"/>
    <w:rsid w:val="006C6313"/>
    <w:rsid w:val="006C6C7D"/>
    <w:rsid w:val="006C768E"/>
    <w:rsid w:val="006D03BF"/>
    <w:rsid w:val="006D0794"/>
    <w:rsid w:val="006D10F0"/>
    <w:rsid w:val="006D1CF1"/>
    <w:rsid w:val="006D3DF2"/>
    <w:rsid w:val="006D4117"/>
    <w:rsid w:val="006D7284"/>
    <w:rsid w:val="006D74EE"/>
    <w:rsid w:val="006D7893"/>
    <w:rsid w:val="006D7B74"/>
    <w:rsid w:val="006E0050"/>
    <w:rsid w:val="006E05A0"/>
    <w:rsid w:val="006E0779"/>
    <w:rsid w:val="006E0A18"/>
    <w:rsid w:val="006E1C4A"/>
    <w:rsid w:val="006E3324"/>
    <w:rsid w:val="006E4DD4"/>
    <w:rsid w:val="006E5B7D"/>
    <w:rsid w:val="006E69D3"/>
    <w:rsid w:val="006E7D18"/>
    <w:rsid w:val="006E7F41"/>
    <w:rsid w:val="006F0754"/>
    <w:rsid w:val="006F159C"/>
    <w:rsid w:val="006F2145"/>
    <w:rsid w:val="006F2681"/>
    <w:rsid w:val="006F3A6A"/>
    <w:rsid w:val="006F422F"/>
    <w:rsid w:val="006F4284"/>
    <w:rsid w:val="006F5588"/>
    <w:rsid w:val="006F5B2A"/>
    <w:rsid w:val="006F6076"/>
    <w:rsid w:val="006F648C"/>
    <w:rsid w:val="006F6C9F"/>
    <w:rsid w:val="006F767A"/>
    <w:rsid w:val="006F7F4F"/>
    <w:rsid w:val="00700AA4"/>
    <w:rsid w:val="00700AD8"/>
    <w:rsid w:val="00700DA7"/>
    <w:rsid w:val="0070221F"/>
    <w:rsid w:val="00702644"/>
    <w:rsid w:val="007029FB"/>
    <w:rsid w:val="00702CC5"/>
    <w:rsid w:val="00702DE7"/>
    <w:rsid w:val="0070645B"/>
    <w:rsid w:val="00707C1D"/>
    <w:rsid w:val="0071211F"/>
    <w:rsid w:val="007123E1"/>
    <w:rsid w:val="00712C44"/>
    <w:rsid w:val="007132B8"/>
    <w:rsid w:val="0071387F"/>
    <w:rsid w:val="007141B4"/>
    <w:rsid w:val="007142E8"/>
    <w:rsid w:val="00714709"/>
    <w:rsid w:val="00716887"/>
    <w:rsid w:val="00716DD3"/>
    <w:rsid w:val="007175F9"/>
    <w:rsid w:val="00722197"/>
    <w:rsid w:val="00722505"/>
    <w:rsid w:val="007229B6"/>
    <w:rsid w:val="007232A0"/>
    <w:rsid w:val="007236BE"/>
    <w:rsid w:val="00723B29"/>
    <w:rsid w:val="00724077"/>
    <w:rsid w:val="0073045F"/>
    <w:rsid w:val="00730BEF"/>
    <w:rsid w:val="00731706"/>
    <w:rsid w:val="00731B70"/>
    <w:rsid w:val="007320A1"/>
    <w:rsid w:val="00733923"/>
    <w:rsid w:val="00733B81"/>
    <w:rsid w:val="00734171"/>
    <w:rsid w:val="007355D5"/>
    <w:rsid w:val="00735D0A"/>
    <w:rsid w:val="0073602E"/>
    <w:rsid w:val="00736248"/>
    <w:rsid w:val="00736927"/>
    <w:rsid w:val="00736D8A"/>
    <w:rsid w:val="00737570"/>
    <w:rsid w:val="007376D9"/>
    <w:rsid w:val="00737863"/>
    <w:rsid w:val="00737E9B"/>
    <w:rsid w:val="00740D98"/>
    <w:rsid w:val="00741546"/>
    <w:rsid w:val="00742468"/>
    <w:rsid w:val="007435AB"/>
    <w:rsid w:val="007436CC"/>
    <w:rsid w:val="00743B48"/>
    <w:rsid w:val="00743F85"/>
    <w:rsid w:val="0074404F"/>
    <w:rsid w:val="0074499A"/>
    <w:rsid w:val="007457EB"/>
    <w:rsid w:val="007466DE"/>
    <w:rsid w:val="00747393"/>
    <w:rsid w:val="007517F6"/>
    <w:rsid w:val="00751CD3"/>
    <w:rsid w:val="00752613"/>
    <w:rsid w:val="00752622"/>
    <w:rsid w:val="007529EA"/>
    <w:rsid w:val="00752D38"/>
    <w:rsid w:val="00752F8B"/>
    <w:rsid w:val="007532BF"/>
    <w:rsid w:val="00753D2D"/>
    <w:rsid w:val="00753D85"/>
    <w:rsid w:val="007544C8"/>
    <w:rsid w:val="00756153"/>
    <w:rsid w:val="0075632D"/>
    <w:rsid w:val="007565B5"/>
    <w:rsid w:val="00756FF8"/>
    <w:rsid w:val="007576A9"/>
    <w:rsid w:val="0076018B"/>
    <w:rsid w:val="007602DE"/>
    <w:rsid w:val="007619AF"/>
    <w:rsid w:val="0076248B"/>
    <w:rsid w:val="00762B55"/>
    <w:rsid w:val="00763172"/>
    <w:rsid w:val="0076332F"/>
    <w:rsid w:val="0076438B"/>
    <w:rsid w:val="00765CFB"/>
    <w:rsid w:val="0076653C"/>
    <w:rsid w:val="00766AAE"/>
    <w:rsid w:val="00770775"/>
    <w:rsid w:val="007723F4"/>
    <w:rsid w:val="00772B86"/>
    <w:rsid w:val="0077386D"/>
    <w:rsid w:val="00774F26"/>
    <w:rsid w:val="00775477"/>
    <w:rsid w:val="0077653C"/>
    <w:rsid w:val="00776737"/>
    <w:rsid w:val="00781437"/>
    <w:rsid w:val="00781781"/>
    <w:rsid w:val="007819E9"/>
    <w:rsid w:val="00781F8C"/>
    <w:rsid w:val="00781FAD"/>
    <w:rsid w:val="00781FCB"/>
    <w:rsid w:val="00782986"/>
    <w:rsid w:val="00782C41"/>
    <w:rsid w:val="00782DD0"/>
    <w:rsid w:val="00782FFD"/>
    <w:rsid w:val="0078462C"/>
    <w:rsid w:val="00784A24"/>
    <w:rsid w:val="007850B6"/>
    <w:rsid w:val="0078539B"/>
    <w:rsid w:val="00785465"/>
    <w:rsid w:val="0078548B"/>
    <w:rsid w:val="007857D5"/>
    <w:rsid w:val="00785CC4"/>
    <w:rsid w:val="007861B5"/>
    <w:rsid w:val="00786FB1"/>
    <w:rsid w:val="00786FC8"/>
    <w:rsid w:val="00787C84"/>
    <w:rsid w:val="00787E4D"/>
    <w:rsid w:val="00791BAD"/>
    <w:rsid w:val="0079200E"/>
    <w:rsid w:val="007925D9"/>
    <w:rsid w:val="00792687"/>
    <w:rsid w:val="00793EBA"/>
    <w:rsid w:val="007954AD"/>
    <w:rsid w:val="00795AB6"/>
    <w:rsid w:val="00795D8B"/>
    <w:rsid w:val="00796F31"/>
    <w:rsid w:val="00797CF4"/>
    <w:rsid w:val="007A153A"/>
    <w:rsid w:val="007A1C6A"/>
    <w:rsid w:val="007A3E7E"/>
    <w:rsid w:val="007A4191"/>
    <w:rsid w:val="007A45A5"/>
    <w:rsid w:val="007A4CE5"/>
    <w:rsid w:val="007A507B"/>
    <w:rsid w:val="007A5B66"/>
    <w:rsid w:val="007B0063"/>
    <w:rsid w:val="007B1557"/>
    <w:rsid w:val="007B2271"/>
    <w:rsid w:val="007B3B9C"/>
    <w:rsid w:val="007B471B"/>
    <w:rsid w:val="007B6055"/>
    <w:rsid w:val="007B609D"/>
    <w:rsid w:val="007B7C4C"/>
    <w:rsid w:val="007C01F1"/>
    <w:rsid w:val="007C0DEA"/>
    <w:rsid w:val="007C2BD6"/>
    <w:rsid w:val="007C5978"/>
    <w:rsid w:val="007C7B48"/>
    <w:rsid w:val="007D05B2"/>
    <w:rsid w:val="007D0BD1"/>
    <w:rsid w:val="007D0D6B"/>
    <w:rsid w:val="007D166D"/>
    <w:rsid w:val="007D1872"/>
    <w:rsid w:val="007D1A06"/>
    <w:rsid w:val="007D2881"/>
    <w:rsid w:val="007D2947"/>
    <w:rsid w:val="007D2F93"/>
    <w:rsid w:val="007D30BC"/>
    <w:rsid w:val="007D3B91"/>
    <w:rsid w:val="007D48C2"/>
    <w:rsid w:val="007D4D39"/>
    <w:rsid w:val="007D4F96"/>
    <w:rsid w:val="007D51EA"/>
    <w:rsid w:val="007D6400"/>
    <w:rsid w:val="007D6515"/>
    <w:rsid w:val="007D7AF2"/>
    <w:rsid w:val="007E0DE3"/>
    <w:rsid w:val="007E2CE3"/>
    <w:rsid w:val="007E31D9"/>
    <w:rsid w:val="007E559E"/>
    <w:rsid w:val="007E5813"/>
    <w:rsid w:val="007E5836"/>
    <w:rsid w:val="007E5E7F"/>
    <w:rsid w:val="007E5F8C"/>
    <w:rsid w:val="007E60CE"/>
    <w:rsid w:val="007E6183"/>
    <w:rsid w:val="007E6A29"/>
    <w:rsid w:val="007E740C"/>
    <w:rsid w:val="007E7597"/>
    <w:rsid w:val="007F0B54"/>
    <w:rsid w:val="007F0F56"/>
    <w:rsid w:val="007F1BB2"/>
    <w:rsid w:val="007F2500"/>
    <w:rsid w:val="007F2A54"/>
    <w:rsid w:val="007F2ADA"/>
    <w:rsid w:val="007F3FAE"/>
    <w:rsid w:val="007F4F0E"/>
    <w:rsid w:val="007F5226"/>
    <w:rsid w:val="007F6375"/>
    <w:rsid w:val="00801DD4"/>
    <w:rsid w:val="00802794"/>
    <w:rsid w:val="00802C9A"/>
    <w:rsid w:val="008037FF"/>
    <w:rsid w:val="00805A58"/>
    <w:rsid w:val="00805CCB"/>
    <w:rsid w:val="008068D4"/>
    <w:rsid w:val="008071DA"/>
    <w:rsid w:val="00807236"/>
    <w:rsid w:val="008077F0"/>
    <w:rsid w:val="0080793D"/>
    <w:rsid w:val="008079D0"/>
    <w:rsid w:val="008108E6"/>
    <w:rsid w:val="00811FE9"/>
    <w:rsid w:val="008134D9"/>
    <w:rsid w:val="0081392A"/>
    <w:rsid w:val="00813C96"/>
    <w:rsid w:val="0081433A"/>
    <w:rsid w:val="00814F99"/>
    <w:rsid w:val="0081610F"/>
    <w:rsid w:val="00816746"/>
    <w:rsid w:val="008168D7"/>
    <w:rsid w:val="00816F37"/>
    <w:rsid w:val="008210A3"/>
    <w:rsid w:val="00821A35"/>
    <w:rsid w:val="00823008"/>
    <w:rsid w:val="00823CE1"/>
    <w:rsid w:val="008248A3"/>
    <w:rsid w:val="00824A88"/>
    <w:rsid w:val="008267B3"/>
    <w:rsid w:val="00826AA0"/>
    <w:rsid w:val="00830486"/>
    <w:rsid w:val="00830C21"/>
    <w:rsid w:val="00831675"/>
    <w:rsid w:val="00832617"/>
    <w:rsid w:val="00832779"/>
    <w:rsid w:val="0083432D"/>
    <w:rsid w:val="00834645"/>
    <w:rsid w:val="00835CA8"/>
    <w:rsid w:val="008366EC"/>
    <w:rsid w:val="00837C23"/>
    <w:rsid w:val="00840213"/>
    <w:rsid w:val="00840355"/>
    <w:rsid w:val="008403D7"/>
    <w:rsid w:val="008413CC"/>
    <w:rsid w:val="008414BC"/>
    <w:rsid w:val="008440C2"/>
    <w:rsid w:val="00844DDF"/>
    <w:rsid w:val="00845F06"/>
    <w:rsid w:val="008500BA"/>
    <w:rsid w:val="00851043"/>
    <w:rsid w:val="00852499"/>
    <w:rsid w:val="008532B9"/>
    <w:rsid w:val="008534BA"/>
    <w:rsid w:val="00857448"/>
    <w:rsid w:val="0086013F"/>
    <w:rsid w:val="0086154A"/>
    <w:rsid w:val="008617E2"/>
    <w:rsid w:val="008619DF"/>
    <w:rsid w:val="008625EA"/>
    <w:rsid w:val="008633F6"/>
    <w:rsid w:val="00863837"/>
    <w:rsid w:val="00864DAA"/>
    <w:rsid w:val="00865B14"/>
    <w:rsid w:val="00867D65"/>
    <w:rsid w:val="0087177D"/>
    <w:rsid w:val="00872B85"/>
    <w:rsid w:val="008732EF"/>
    <w:rsid w:val="00874080"/>
    <w:rsid w:val="00874BDB"/>
    <w:rsid w:val="00875B65"/>
    <w:rsid w:val="0087620B"/>
    <w:rsid w:val="00880A5C"/>
    <w:rsid w:val="008810A4"/>
    <w:rsid w:val="00881847"/>
    <w:rsid w:val="0088241E"/>
    <w:rsid w:val="0088308E"/>
    <w:rsid w:val="0088370D"/>
    <w:rsid w:val="008845BF"/>
    <w:rsid w:val="00884EA7"/>
    <w:rsid w:val="008854F6"/>
    <w:rsid w:val="008861B5"/>
    <w:rsid w:val="00886205"/>
    <w:rsid w:val="00887716"/>
    <w:rsid w:val="00890010"/>
    <w:rsid w:val="00890F67"/>
    <w:rsid w:val="0089127C"/>
    <w:rsid w:val="00891C0B"/>
    <w:rsid w:val="00894A80"/>
    <w:rsid w:val="00895266"/>
    <w:rsid w:val="008968FE"/>
    <w:rsid w:val="008A0329"/>
    <w:rsid w:val="008A15E4"/>
    <w:rsid w:val="008A1DFC"/>
    <w:rsid w:val="008A30DA"/>
    <w:rsid w:val="008A3530"/>
    <w:rsid w:val="008A66F2"/>
    <w:rsid w:val="008A707D"/>
    <w:rsid w:val="008A75B6"/>
    <w:rsid w:val="008A7D81"/>
    <w:rsid w:val="008B0B4C"/>
    <w:rsid w:val="008B10B4"/>
    <w:rsid w:val="008B2D33"/>
    <w:rsid w:val="008B5091"/>
    <w:rsid w:val="008B5218"/>
    <w:rsid w:val="008B593D"/>
    <w:rsid w:val="008B5A95"/>
    <w:rsid w:val="008B5D64"/>
    <w:rsid w:val="008B72B7"/>
    <w:rsid w:val="008C01BA"/>
    <w:rsid w:val="008C04DD"/>
    <w:rsid w:val="008C06C6"/>
    <w:rsid w:val="008C149E"/>
    <w:rsid w:val="008C33A2"/>
    <w:rsid w:val="008C4CA4"/>
    <w:rsid w:val="008C5589"/>
    <w:rsid w:val="008C6B92"/>
    <w:rsid w:val="008C78DD"/>
    <w:rsid w:val="008D04BE"/>
    <w:rsid w:val="008D0C9D"/>
    <w:rsid w:val="008D28E9"/>
    <w:rsid w:val="008D2D5B"/>
    <w:rsid w:val="008D300B"/>
    <w:rsid w:val="008D3710"/>
    <w:rsid w:val="008D41B0"/>
    <w:rsid w:val="008D612E"/>
    <w:rsid w:val="008D6888"/>
    <w:rsid w:val="008D6A51"/>
    <w:rsid w:val="008D771A"/>
    <w:rsid w:val="008E0FBF"/>
    <w:rsid w:val="008E234D"/>
    <w:rsid w:val="008E30F2"/>
    <w:rsid w:val="008E386B"/>
    <w:rsid w:val="008E3D25"/>
    <w:rsid w:val="008E59EB"/>
    <w:rsid w:val="008E5BDF"/>
    <w:rsid w:val="008E61AF"/>
    <w:rsid w:val="008E621B"/>
    <w:rsid w:val="008E6C0D"/>
    <w:rsid w:val="008E756C"/>
    <w:rsid w:val="008F3446"/>
    <w:rsid w:val="008F36E4"/>
    <w:rsid w:val="008F3FAA"/>
    <w:rsid w:val="008F45B8"/>
    <w:rsid w:val="008F4BC5"/>
    <w:rsid w:val="008F6E21"/>
    <w:rsid w:val="008F70F5"/>
    <w:rsid w:val="008F79E2"/>
    <w:rsid w:val="0090118C"/>
    <w:rsid w:val="0090159E"/>
    <w:rsid w:val="00901733"/>
    <w:rsid w:val="009024B4"/>
    <w:rsid w:val="00902918"/>
    <w:rsid w:val="00903113"/>
    <w:rsid w:val="00903C9B"/>
    <w:rsid w:val="00903DED"/>
    <w:rsid w:val="009047D7"/>
    <w:rsid w:val="0090481B"/>
    <w:rsid w:val="00904FF7"/>
    <w:rsid w:val="00905640"/>
    <w:rsid w:val="0091322E"/>
    <w:rsid w:val="00913EC8"/>
    <w:rsid w:val="0091451C"/>
    <w:rsid w:val="0091507C"/>
    <w:rsid w:val="00915C4D"/>
    <w:rsid w:val="00915C8E"/>
    <w:rsid w:val="00915D97"/>
    <w:rsid w:val="00916B04"/>
    <w:rsid w:val="00917186"/>
    <w:rsid w:val="00917628"/>
    <w:rsid w:val="00917C7F"/>
    <w:rsid w:val="009200A6"/>
    <w:rsid w:val="00920231"/>
    <w:rsid w:val="00921193"/>
    <w:rsid w:val="00921CD2"/>
    <w:rsid w:val="0092271B"/>
    <w:rsid w:val="009234CC"/>
    <w:rsid w:val="00923C14"/>
    <w:rsid w:val="0092460E"/>
    <w:rsid w:val="00924920"/>
    <w:rsid w:val="0092492D"/>
    <w:rsid w:val="00924B50"/>
    <w:rsid w:val="009250D8"/>
    <w:rsid w:val="00925B65"/>
    <w:rsid w:val="00926C1A"/>
    <w:rsid w:val="009304F5"/>
    <w:rsid w:val="009307EF"/>
    <w:rsid w:val="00930D32"/>
    <w:rsid w:val="0093337C"/>
    <w:rsid w:val="00933AC1"/>
    <w:rsid w:val="00933D46"/>
    <w:rsid w:val="00933DD8"/>
    <w:rsid w:val="0093709D"/>
    <w:rsid w:val="009372B5"/>
    <w:rsid w:val="009404EA"/>
    <w:rsid w:val="00940A99"/>
    <w:rsid w:val="009417D6"/>
    <w:rsid w:val="00941ADC"/>
    <w:rsid w:val="00942813"/>
    <w:rsid w:val="009428AE"/>
    <w:rsid w:val="00942C80"/>
    <w:rsid w:val="00944788"/>
    <w:rsid w:val="00944920"/>
    <w:rsid w:val="00946C55"/>
    <w:rsid w:val="00947265"/>
    <w:rsid w:val="00947358"/>
    <w:rsid w:val="00947DD7"/>
    <w:rsid w:val="009505B3"/>
    <w:rsid w:val="00950BC7"/>
    <w:rsid w:val="00951297"/>
    <w:rsid w:val="0095211B"/>
    <w:rsid w:val="00952203"/>
    <w:rsid w:val="00952C3E"/>
    <w:rsid w:val="00952C5A"/>
    <w:rsid w:val="00952FB6"/>
    <w:rsid w:val="009530BE"/>
    <w:rsid w:val="0095410A"/>
    <w:rsid w:val="00955B6D"/>
    <w:rsid w:val="009564C4"/>
    <w:rsid w:val="00957496"/>
    <w:rsid w:val="0096035E"/>
    <w:rsid w:val="009609CF"/>
    <w:rsid w:val="009621FB"/>
    <w:rsid w:val="009627E6"/>
    <w:rsid w:val="00963345"/>
    <w:rsid w:val="0096336F"/>
    <w:rsid w:val="00963997"/>
    <w:rsid w:val="00963D8B"/>
    <w:rsid w:val="00963EFF"/>
    <w:rsid w:val="009640B1"/>
    <w:rsid w:val="009642E0"/>
    <w:rsid w:val="0096525C"/>
    <w:rsid w:val="0096565C"/>
    <w:rsid w:val="009660FF"/>
    <w:rsid w:val="009662D8"/>
    <w:rsid w:val="00966A79"/>
    <w:rsid w:val="009672D2"/>
    <w:rsid w:val="009701D3"/>
    <w:rsid w:val="00970AE9"/>
    <w:rsid w:val="00970E43"/>
    <w:rsid w:val="0097189C"/>
    <w:rsid w:val="00972648"/>
    <w:rsid w:val="00973D3F"/>
    <w:rsid w:val="00975559"/>
    <w:rsid w:val="00975743"/>
    <w:rsid w:val="00977904"/>
    <w:rsid w:val="00977EE7"/>
    <w:rsid w:val="009801DB"/>
    <w:rsid w:val="00980570"/>
    <w:rsid w:val="00980574"/>
    <w:rsid w:val="00980D78"/>
    <w:rsid w:val="00981808"/>
    <w:rsid w:val="00981976"/>
    <w:rsid w:val="009819B7"/>
    <w:rsid w:val="00982BB5"/>
    <w:rsid w:val="00983112"/>
    <w:rsid w:val="009840B7"/>
    <w:rsid w:val="00984B56"/>
    <w:rsid w:val="00984D03"/>
    <w:rsid w:val="00984EF3"/>
    <w:rsid w:val="0098584D"/>
    <w:rsid w:val="009859B3"/>
    <w:rsid w:val="00986F33"/>
    <w:rsid w:val="00987096"/>
    <w:rsid w:val="00987E2B"/>
    <w:rsid w:val="00990196"/>
    <w:rsid w:val="00990DF2"/>
    <w:rsid w:val="009919B8"/>
    <w:rsid w:val="00991A51"/>
    <w:rsid w:val="00991D26"/>
    <w:rsid w:val="009923D3"/>
    <w:rsid w:val="009926DC"/>
    <w:rsid w:val="00992FDE"/>
    <w:rsid w:val="009942F6"/>
    <w:rsid w:val="00995ADA"/>
    <w:rsid w:val="00996B46"/>
    <w:rsid w:val="00996EBE"/>
    <w:rsid w:val="009972DC"/>
    <w:rsid w:val="009A0CC4"/>
    <w:rsid w:val="009A155E"/>
    <w:rsid w:val="009A24B3"/>
    <w:rsid w:val="009A2551"/>
    <w:rsid w:val="009A263C"/>
    <w:rsid w:val="009A2DF9"/>
    <w:rsid w:val="009A4240"/>
    <w:rsid w:val="009A4395"/>
    <w:rsid w:val="009A473F"/>
    <w:rsid w:val="009A526C"/>
    <w:rsid w:val="009A56E2"/>
    <w:rsid w:val="009A5BEA"/>
    <w:rsid w:val="009A76E0"/>
    <w:rsid w:val="009A7F7B"/>
    <w:rsid w:val="009B07E3"/>
    <w:rsid w:val="009B0D6B"/>
    <w:rsid w:val="009B2995"/>
    <w:rsid w:val="009B3164"/>
    <w:rsid w:val="009B31BA"/>
    <w:rsid w:val="009B32CE"/>
    <w:rsid w:val="009B3C62"/>
    <w:rsid w:val="009B57BB"/>
    <w:rsid w:val="009B5E42"/>
    <w:rsid w:val="009B7165"/>
    <w:rsid w:val="009B71C4"/>
    <w:rsid w:val="009B73F0"/>
    <w:rsid w:val="009C0E92"/>
    <w:rsid w:val="009C2F28"/>
    <w:rsid w:val="009C3790"/>
    <w:rsid w:val="009C37B9"/>
    <w:rsid w:val="009C38D0"/>
    <w:rsid w:val="009C6202"/>
    <w:rsid w:val="009C6808"/>
    <w:rsid w:val="009C79B3"/>
    <w:rsid w:val="009C7A00"/>
    <w:rsid w:val="009D1E45"/>
    <w:rsid w:val="009D1FC2"/>
    <w:rsid w:val="009D3441"/>
    <w:rsid w:val="009D3A38"/>
    <w:rsid w:val="009D3C35"/>
    <w:rsid w:val="009D5093"/>
    <w:rsid w:val="009D51D2"/>
    <w:rsid w:val="009D7161"/>
    <w:rsid w:val="009D7880"/>
    <w:rsid w:val="009E0159"/>
    <w:rsid w:val="009E066B"/>
    <w:rsid w:val="009E1687"/>
    <w:rsid w:val="009E4102"/>
    <w:rsid w:val="009E47AF"/>
    <w:rsid w:val="009E5A37"/>
    <w:rsid w:val="009E5C89"/>
    <w:rsid w:val="009E6B98"/>
    <w:rsid w:val="009E706D"/>
    <w:rsid w:val="009E709D"/>
    <w:rsid w:val="009E78D9"/>
    <w:rsid w:val="009E79DC"/>
    <w:rsid w:val="009E7C0B"/>
    <w:rsid w:val="009F1509"/>
    <w:rsid w:val="009F2E6C"/>
    <w:rsid w:val="009F6315"/>
    <w:rsid w:val="009F6C70"/>
    <w:rsid w:val="009F7A66"/>
    <w:rsid w:val="00A00770"/>
    <w:rsid w:val="00A028C9"/>
    <w:rsid w:val="00A0551A"/>
    <w:rsid w:val="00A06B57"/>
    <w:rsid w:val="00A100F1"/>
    <w:rsid w:val="00A10BE6"/>
    <w:rsid w:val="00A113FF"/>
    <w:rsid w:val="00A11591"/>
    <w:rsid w:val="00A12032"/>
    <w:rsid w:val="00A12392"/>
    <w:rsid w:val="00A12C91"/>
    <w:rsid w:val="00A146D6"/>
    <w:rsid w:val="00A154C2"/>
    <w:rsid w:val="00A17191"/>
    <w:rsid w:val="00A17FF5"/>
    <w:rsid w:val="00A202C0"/>
    <w:rsid w:val="00A20ADA"/>
    <w:rsid w:val="00A20CE8"/>
    <w:rsid w:val="00A21775"/>
    <w:rsid w:val="00A22A9B"/>
    <w:rsid w:val="00A22C58"/>
    <w:rsid w:val="00A22DF5"/>
    <w:rsid w:val="00A238A9"/>
    <w:rsid w:val="00A23952"/>
    <w:rsid w:val="00A251F9"/>
    <w:rsid w:val="00A25513"/>
    <w:rsid w:val="00A25BBC"/>
    <w:rsid w:val="00A25BD5"/>
    <w:rsid w:val="00A26549"/>
    <w:rsid w:val="00A26DC5"/>
    <w:rsid w:val="00A27D10"/>
    <w:rsid w:val="00A30314"/>
    <w:rsid w:val="00A303AF"/>
    <w:rsid w:val="00A3080C"/>
    <w:rsid w:val="00A30C0F"/>
    <w:rsid w:val="00A30D3C"/>
    <w:rsid w:val="00A30F2E"/>
    <w:rsid w:val="00A31B38"/>
    <w:rsid w:val="00A32161"/>
    <w:rsid w:val="00A32407"/>
    <w:rsid w:val="00A326AD"/>
    <w:rsid w:val="00A331B8"/>
    <w:rsid w:val="00A332FF"/>
    <w:rsid w:val="00A3460E"/>
    <w:rsid w:val="00A346C2"/>
    <w:rsid w:val="00A34D9A"/>
    <w:rsid w:val="00A3615C"/>
    <w:rsid w:val="00A367CC"/>
    <w:rsid w:val="00A3684D"/>
    <w:rsid w:val="00A37B0B"/>
    <w:rsid w:val="00A40648"/>
    <w:rsid w:val="00A4088B"/>
    <w:rsid w:val="00A40AD9"/>
    <w:rsid w:val="00A435D7"/>
    <w:rsid w:val="00A43D66"/>
    <w:rsid w:val="00A44F83"/>
    <w:rsid w:val="00A44FFC"/>
    <w:rsid w:val="00A450C4"/>
    <w:rsid w:val="00A465CF"/>
    <w:rsid w:val="00A46989"/>
    <w:rsid w:val="00A46E33"/>
    <w:rsid w:val="00A46E61"/>
    <w:rsid w:val="00A47C6B"/>
    <w:rsid w:val="00A50121"/>
    <w:rsid w:val="00A50564"/>
    <w:rsid w:val="00A51128"/>
    <w:rsid w:val="00A524E3"/>
    <w:rsid w:val="00A53AE1"/>
    <w:rsid w:val="00A5404A"/>
    <w:rsid w:val="00A54D0D"/>
    <w:rsid w:val="00A552BA"/>
    <w:rsid w:val="00A55F47"/>
    <w:rsid w:val="00A5628F"/>
    <w:rsid w:val="00A57205"/>
    <w:rsid w:val="00A57B23"/>
    <w:rsid w:val="00A6141E"/>
    <w:rsid w:val="00A619E1"/>
    <w:rsid w:val="00A61C2E"/>
    <w:rsid w:val="00A61F89"/>
    <w:rsid w:val="00A62F72"/>
    <w:rsid w:val="00A64B36"/>
    <w:rsid w:val="00A67271"/>
    <w:rsid w:val="00A6745B"/>
    <w:rsid w:val="00A7035A"/>
    <w:rsid w:val="00A713AA"/>
    <w:rsid w:val="00A74AAD"/>
    <w:rsid w:val="00A75293"/>
    <w:rsid w:val="00A75650"/>
    <w:rsid w:val="00A759C3"/>
    <w:rsid w:val="00A77D16"/>
    <w:rsid w:val="00A81153"/>
    <w:rsid w:val="00A812C0"/>
    <w:rsid w:val="00A81860"/>
    <w:rsid w:val="00A83492"/>
    <w:rsid w:val="00A83608"/>
    <w:rsid w:val="00A84354"/>
    <w:rsid w:val="00A8478D"/>
    <w:rsid w:val="00A84DFE"/>
    <w:rsid w:val="00A855F0"/>
    <w:rsid w:val="00A86F31"/>
    <w:rsid w:val="00A86FB1"/>
    <w:rsid w:val="00A9032B"/>
    <w:rsid w:val="00A90859"/>
    <w:rsid w:val="00A91E6C"/>
    <w:rsid w:val="00A922C3"/>
    <w:rsid w:val="00A92AE8"/>
    <w:rsid w:val="00A92AF2"/>
    <w:rsid w:val="00A92C2B"/>
    <w:rsid w:val="00A93739"/>
    <w:rsid w:val="00A94464"/>
    <w:rsid w:val="00A94908"/>
    <w:rsid w:val="00A95315"/>
    <w:rsid w:val="00AA0043"/>
    <w:rsid w:val="00AA02D0"/>
    <w:rsid w:val="00AA064F"/>
    <w:rsid w:val="00AA0AAE"/>
    <w:rsid w:val="00AA0BF6"/>
    <w:rsid w:val="00AA1800"/>
    <w:rsid w:val="00AA1B99"/>
    <w:rsid w:val="00AA3091"/>
    <w:rsid w:val="00AA3410"/>
    <w:rsid w:val="00AA4058"/>
    <w:rsid w:val="00AA451E"/>
    <w:rsid w:val="00AA4A94"/>
    <w:rsid w:val="00AA5BE8"/>
    <w:rsid w:val="00AA6940"/>
    <w:rsid w:val="00AA735C"/>
    <w:rsid w:val="00AA7668"/>
    <w:rsid w:val="00AA76C8"/>
    <w:rsid w:val="00AA78DF"/>
    <w:rsid w:val="00AB03D8"/>
    <w:rsid w:val="00AB23C4"/>
    <w:rsid w:val="00AB2555"/>
    <w:rsid w:val="00AB31A0"/>
    <w:rsid w:val="00AB3483"/>
    <w:rsid w:val="00AB4EA3"/>
    <w:rsid w:val="00AB58D4"/>
    <w:rsid w:val="00AB5BEA"/>
    <w:rsid w:val="00AC061A"/>
    <w:rsid w:val="00AC11E8"/>
    <w:rsid w:val="00AC1A43"/>
    <w:rsid w:val="00AC2121"/>
    <w:rsid w:val="00AC2FFB"/>
    <w:rsid w:val="00AC3B90"/>
    <w:rsid w:val="00AC4A75"/>
    <w:rsid w:val="00AC6D50"/>
    <w:rsid w:val="00AC7031"/>
    <w:rsid w:val="00AD00E3"/>
    <w:rsid w:val="00AD04D6"/>
    <w:rsid w:val="00AD08E7"/>
    <w:rsid w:val="00AD09F0"/>
    <w:rsid w:val="00AD2DE9"/>
    <w:rsid w:val="00AD3546"/>
    <w:rsid w:val="00AD4D93"/>
    <w:rsid w:val="00AD5585"/>
    <w:rsid w:val="00AD55D6"/>
    <w:rsid w:val="00AD7616"/>
    <w:rsid w:val="00AD7FBE"/>
    <w:rsid w:val="00AE0A89"/>
    <w:rsid w:val="00AE1C93"/>
    <w:rsid w:val="00AE301A"/>
    <w:rsid w:val="00AE3525"/>
    <w:rsid w:val="00AE4331"/>
    <w:rsid w:val="00AE592B"/>
    <w:rsid w:val="00AE5EA3"/>
    <w:rsid w:val="00AE6078"/>
    <w:rsid w:val="00AE621C"/>
    <w:rsid w:val="00AE63E6"/>
    <w:rsid w:val="00AE6E97"/>
    <w:rsid w:val="00AE7AA6"/>
    <w:rsid w:val="00AF0095"/>
    <w:rsid w:val="00AF11A4"/>
    <w:rsid w:val="00AF14D8"/>
    <w:rsid w:val="00AF236F"/>
    <w:rsid w:val="00AF3A17"/>
    <w:rsid w:val="00AF600B"/>
    <w:rsid w:val="00AF72E9"/>
    <w:rsid w:val="00AF788F"/>
    <w:rsid w:val="00AF78CD"/>
    <w:rsid w:val="00B00715"/>
    <w:rsid w:val="00B01504"/>
    <w:rsid w:val="00B02CB7"/>
    <w:rsid w:val="00B02E8E"/>
    <w:rsid w:val="00B02EB5"/>
    <w:rsid w:val="00B03519"/>
    <w:rsid w:val="00B03E75"/>
    <w:rsid w:val="00B05E93"/>
    <w:rsid w:val="00B06C08"/>
    <w:rsid w:val="00B07984"/>
    <w:rsid w:val="00B07CC4"/>
    <w:rsid w:val="00B10530"/>
    <w:rsid w:val="00B1073E"/>
    <w:rsid w:val="00B13160"/>
    <w:rsid w:val="00B136ED"/>
    <w:rsid w:val="00B137E7"/>
    <w:rsid w:val="00B142E1"/>
    <w:rsid w:val="00B160BF"/>
    <w:rsid w:val="00B17907"/>
    <w:rsid w:val="00B17AC0"/>
    <w:rsid w:val="00B205DB"/>
    <w:rsid w:val="00B21AB7"/>
    <w:rsid w:val="00B21BCB"/>
    <w:rsid w:val="00B2325C"/>
    <w:rsid w:val="00B2345B"/>
    <w:rsid w:val="00B253C4"/>
    <w:rsid w:val="00B25706"/>
    <w:rsid w:val="00B25F5A"/>
    <w:rsid w:val="00B27850"/>
    <w:rsid w:val="00B31C4D"/>
    <w:rsid w:val="00B31E11"/>
    <w:rsid w:val="00B33416"/>
    <w:rsid w:val="00B33539"/>
    <w:rsid w:val="00B3447F"/>
    <w:rsid w:val="00B352E6"/>
    <w:rsid w:val="00B35E06"/>
    <w:rsid w:val="00B372C7"/>
    <w:rsid w:val="00B379EB"/>
    <w:rsid w:val="00B37C6D"/>
    <w:rsid w:val="00B37D92"/>
    <w:rsid w:val="00B40210"/>
    <w:rsid w:val="00B4119D"/>
    <w:rsid w:val="00B426BC"/>
    <w:rsid w:val="00B427AC"/>
    <w:rsid w:val="00B42C8A"/>
    <w:rsid w:val="00B43294"/>
    <w:rsid w:val="00B43514"/>
    <w:rsid w:val="00B439C0"/>
    <w:rsid w:val="00B4507E"/>
    <w:rsid w:val="00B455A2"/>
    <w:rsid w:val="00B4617E"/>
    <w:rsid w:val="00B463C3"/>
    <w:rsid w:val="00B52658"/>
    <w:rsid w:val="00B5275F"/>
    <w:rsid w:val="00B52FAB"/>
    <w:rsid w:val="00B5313D"/>
    <w:rsid w:val="00B53DDE"/>
    <w:rsid w:val="00B54277"/>
    <w:rsid w:val="00B54338"/>
    <w:rsid w:val="00B54529"/>
    <w:rsid w:val="00B54652"/>
    <w:rsid w:val="00B54D23"/>
    <w:rsid w:val="00B553CC"/>
    <w:rsid w:val="00B57389"/>
    <w:rsid w:val="00B6089C"/>
    <w:rsid w:val="00B6206E"/>
    <w:rsid w:val="00B62719"/>
    <w:rsid w:val="00B6280E"/>
    <w:rsid w:val="00B62EFB"/>
    <w:rsid w:val="00B6346D"/>
    <w:rsid w:val="00B641E7"/>
    <w:rsid w:val="00B64D95"/>
    <w:rsid w:val="00B65A89"/>
    <w:rsid w:val="00B67A43"/>
    <w:rsid w:val="00B721D3"/>
    <w:rsid w:val="00B7238C"/>
    <w:rsid w:val="00B73FC0"/>
    <w:rsid w:val="00B76360"/>
    <w:rsid w:val="00B76759"/>
    <w:rsid w:val="00B773BD"/>
    <w:rsid w:val="00B7757F"/>
    <w:rsid w:val="00B77C3B"/>
    <w:rsid w:val="00B8003F"/>
    <w:rsid w:val="00B801BC"/>
    <w:rsid w:val="00B8028C"/>
    <w:rsid w:val="00B8054B"/>
    <w:rsid w:val="00B81167"/>
    <w:rsid w:val="00B8156F"/>
    <w:rsid w:val="00B81744"/>
    <w:rsid w:val="00B82D4D"/>
    <w:rsid w:val="00B835D5"/>
    <w:rsid w:val="00B839E6"/>
    <w:rsid w:val="00B85537"/>
    <w:rsid w:val="00B8640F"/>
    <w:rsid w:val="00B8782E"/>
    <w:rsid w:val="00B90A55"/>
    <w:rsid w:val="00B9258F"/>
    <w:rsid w:val="00B926EE"/>
    <w:rsid w:val="00B92956"/>
    <w:rsid w:val="00B92DAE"/>
    <w:rsid w:val="00B945AF"/>
    <w:rsid w:val="00B95C23"/>
    <w:rsid w:val="00B966D8"/>
    <w:rsid w:val="00B96A1B"/>
    <w:rsid w:val="00B96C15"/>
    <w:rsid w:val="00B9790A"/>
    <w:rsid w:val="00B9794A"/>
    <w:rsid w:val="00BA1069"/>
    <w:rsid w:val="00BA11D2"/>
    <w:rsid w:val="00BA13EB"/>
    <w:rsid w:val="00BA16FD"/>
    <w:rsid w:val="00BA222A"/>
    <w:rsid w:val="00BA2ABB"/>
    <w:rsid w:val="00BA4335"/>
    <w:rsid w:val="00BA4A0F"/>
    <w:rsid w:val="00BA5771"/>
    <w:rsid w:val="00BA5A45"/>
    <w:rsid w:val="00BA6FB5"/>
    <w:rsid w:val="00BB05A6"/>
    <w:rsid w:val="00BB0AA8"/>
    <w:rsid w:val="00BB0F70"/>
    <w:rsid w:val="00BB100D"/>
    <w:rsid w:val="00BB205D"/>
    <w:rsid w:val="00BB2215"/>
    <w:rsid w:val="00BB2B64"/>
    <w:rsid w:val="00BB2FD6"/>
    <w:rsid w:val="00BB4938"/>
    <w:rsid w:val="00BB4B8E"/>
    <w:rsid w:val="00BB4F16"/>
    <w:rsid w:val="00BB53CD"/>
    <w:rsid w:val="00BB55DC"/>
    <w:rsid w:val="00BB69AB"/>
    <w:rsid w:val="00BB6A27"/>
    <w:rsid w:val="00BC1CE9"/>
    <w:rsid w:val="00BC22E0"/>
    <w:rsid w:val="00BC24C4"/>
    <w:rsid w:val="00BC27FC"/>
    <w:rsid w:val="00BC3505"/>
    <w:rsid w:val="00BC376F"/>
    <w:rsid w:val="00BC3B28"/>
    <w:rsid w:val="00BC3F2B"/>
    <w:rsid w:val="00BC5053"/>
    <w:rsid w:val="00BC5A7E"/>
    <w:rsid w:val="00BC5D2C"/>
    <w:rsid w:val="00BC621A"/>
    <w:rsid w:val="00BC7D7E"/>
    <w:rsid w:val="00BD03AB"/>
    <w:rsid w:val="00BD1A18"/>
    <w:rsid w:val="00BD1F09"/>
    <w:rsid w:val="00BD447A"/>
    <w:rsid w:val="00BD4C5B"/>
    <w:rsid w:val="00BD540C"/>
    <w:rsid w:val="00BD65DB"/>
    <w:rsid w:val="00BD6D67"/>
    <w:rsid w:val="00BD77A3"/>
    <w:rsid w:val="00BD7A94"/>
    <w:rsid w:val="00BE03F9"/>
    <w:rsid w:val="00BE0678"/>
    <w:rsid w:val="00BE1130"/>
    <w:rsid w:val="00BE1982"/>
    <w:rsid w:val="00BE3CBB"/>
    <w:rsid w:val="00BE6CEA"/>
    <w:rsid w:val="00BE7E92"/>
    <w:rsid w:val="00BF158B"/>
    <w:rsid w:val="00BF2E62"/>
    <w:rsid w:val="00BF2EFD"/>
    <w:rsid w:val="00BF3557"/>
    <w:rsid w:val="00BF35D0"/>
    <w:rsid w:val="00BF3795"/>
    <w:rsid w:val="00BF3C40"/>
    <w:rsid w:val="00BF5445"/>
    <w:rsid w:val="00BF75EE"/>
    <w:rsid w:val="00C02B9D"/>
    <w:rsid w:val="00C02F47"/>
    <w:rsid w:val="00C0304B"/>
    <w:rsid w:val="00C06267"/>
    <w:rsid w:val="00C0759B"/>
    <w:rsid w:val="00C118BF"/>
    <w:rsid w:val="00C11D7C"/>
    <w:rsid w:val="00C11E9C"/>
    <w:rsid w:val="00C13038"/>
    <w:rsid w:val="00C133BA"/>
    <w:rsid w:val="00C13857"/>
    <w:rsid w:val="00C146DF"/>
    <w:rsid w:val="00C15CB5"/>
    <w:rsid w:val="00C165DC"/>
    <w:rsid w:val="00C200B1"/>
    <w:rsid w:val="00C2098D"/>
    <w:rsid w:val="00C21297"/>
    <w:rsid w:val="00C21CA0"/>
    <w:rsid w:val="00C249E0"/>
    <w:rsid w:val="00C26506"/>
    <w:rsid w:val="00C31EEF"/>
    <w:rsid w:val="00C32B88"/>
    <w:rsid w:val="00C343E1"/>
    <w:rsid w:val="00C367D9"/>
    <w:rsid w:val="00C3708A"/>
    <w:rsid w:val="00C4091B"/>
    <w:rsid w:val="00C412F1"/>
    <w:rsid w:val="00C41347"/>
    <w:rsid w:val="00C416D9"/>
    <w:rsid w:val="00C4218C"/>
    <w:rsid w:val="00C431E7"/>
    <w:rsid w:val="00C43498"/>
    <w:rsid w:val="00C44130"/>
    <w:rsid w:val="00C44741"/>
    <w:rsid w:val="00C44F95"/>
    <w:rsid w:val="00C464DD"/>
    <w:rsid w:val="00C46877"/>
    <w:rsid w:val="00C47078"/>
    <w:rsid w:val="00C50076"/>
    <w:rsid w:val="00C501E3"/>
    <w:rsid w:val="00C51448"/>
    <w:rsid w:val="00C51EAE"/>
    <w:rsid w:val="00C52647"/>
    <w:rsid w:val="00C52B95"/>
    <w:rsid w:val="00C5318C"/>
    <w:rsid w:val="00C5353D"/>
    <w:rsid w:val="00C53AF4"/>
    <w:rsid w:val="00C548BF"/>
    <w:rsid w:val="00C551DA"/>
    <w:rsid w:val="00C5602E"/>
    <w:rsid w:val="00C560E5"/>
    <w:rsid w:val="00C5781A"/>
    <w:rsid w:val="00C60554"/>
    <w:rsid w:val="00C618E2"/>
    <w:rsid w:val="00C61A86"/>
    <w:rsid w:val="00C61EB7"/>
    <w:rsid w:val="00C62DA7"/>
    <w:rsid w:val="00C62F3C"/>
    <w:rsid w:val="00C63307"/>
    <w:rsid w:val="00C63CE2"/>
    <w:rsid w:val="00C64027"/>
    <w:rsid w:val="00C6548A"/>
    <w:rsid w:val="00C65CFC"/>
    <w:rsid w:val="00C660D0"/>
    <w:rsid w:val="00C6705B"/>
    <w:rsid w:val="00C6707E"/>
    <w:rsid w:val="00C674A2"/>
    <w:rsid w:val="00C72012"/>
    <w:rsid w:val="00C72571"/>
    <w:rsid w:val="00C72A08"/>
    <w:rsid w:val="00C73780"/>
    <w:rsid w:val="00C74772"/>
    <w:rsid w:val="00C74872"/>
    <w:rsid w:val="00C748E2"/>
    <w:rsid w:val="00C76275"/>
    <w:rsid w:val="00C767BD"/>
    <w:rsid w:val="00C76FF3"/>
    <w:rsid w:val="00C7759D"/>
    <w:rsid w:val="00C811D8"/>
    <w:rsid w:val="00C8271B"/>
    <w:rsid w:val="00C86302"/>
    <w:rsid w:val="00C870C3"/>
    <w:rsid w:val="00C8771B"/>
    <w:rsid w:val="00C90220"/>
    <w:rsid w:val="00C91F87"/>
    <w:rsid w:val="00C93182"/>
    <w:rsid w:val="00C9430C"/>
    <w:rsid w:val="00C9446E"/>
    <w:rsid w:val="00C944A2"/>
    <w:rsid w:val="00C96227"/>
    <w:rsid w:val="00C96596"/>
    <w:rsid w:val="00C96E3A"/>
    <w:rsid w:val="00CA0B37"/>
    <w:rsid w:val="00CA0D39"/>
    <w:rsid w:val="00CA0EF4"/>
    <w:rsid w:val="00CA125A"/>
    <w:rsid w:val="00CA13C9"/>
    <w:rsid w:val="00CA15DE"/>
    <w:rsid w:val="00CA324E"/>
    <w:rsid w:val="00CA3ACB"/>
    <w:rsid w:val="00CA4C00"/>
    <w:rsid w:val="00CA50A3"/>
    <w:rsid w:val="00CA580F"/>
    <w:rsid w:val="00CA6A03"/>
    <w:rsid w:val="00CA7624"/>
    <w:rsid w:val="00CB05C3"/>
    <w:rsid w:val="00CB05DA"/>
    <w:rsid w:val="00CB0669"/>
    <w:rsid w:val="00CB093A"/>
    <w:rsid w:val="00CB10EC"/>
    <w:rsid w:val="00CB1693"/>
    <w:rsid w:val="00CB2A6E"/>
    <w:rsid w:val="00CB2C7F"/>
    <w:rsid w:val="00CB2F99"/>
    <w:rsid w:val="00CB375E"/>
    <w:rsid w:val="00CB3B5D"/>
    <w:rsid w:val="00CB5D11"/>
    <w:rsid w:val="00CB6848"/>
    <w:rsid w:val="00CC2725"/>
    <w:rsid w:val="00CC3391"/>
    <w:rsid w:val="00CC43B2"/>
    <w:rsid w:val="00CC47A8"/>
    <w:rsid w:val="00CC484E"/>
    <w:rsid w:val="00CC4A51"/>
    <w:rsid w:val="00CC5AC0"/>
    <w:rsid w:val="00CC7EF0"/>
    <w:rsid w:val="00CD03A4"/>
    <w:rsid w:val="00CD09AF"/>
    <w:rsid w:val="00CD0CF2"/>
    <w:rsid w:val="00CD0DA8"/>
    <w:rsid w:val="00CD10A6"/>
    <w:rsid w:val="00CD2253"/>
    <w:rsid w:val="00CD4018"/>
    <w:rsid w:val="00CD53E1"/>
    <w:rsid w:val="00CD6783"/>
    <w:rsid w:val="00CD695E"/>
    <w:rsid w:val="00CE09B6"/>
    <w:rsid w:val="00CE1C2D"/>
    <w:rsid w:val="00CE2294"/>
    <w:rsid w:val="00CE2C11"/>
    <w:rsid w:val="00CE5CF6"/>
    <w:rsid w:val="00CF00B5"/>
    <w:rsid w:val="00CF034D"/>
    <w:rsid w:val="00CF0374"/>
    <w:rsid w:val="00CF0D99"/>
    <w:rsid w:val="00CF158B"/>
    <w:rsid w:val="00CF16D7"/>
    <w:rsid w:val="00CF247F"/>
    <w:rsid w:val="00CF2734"/>
    <w:rsid w:val="00CF281D"/>
    <w:rsid w:val="00CF2FA5"/>
    <w:rsid w:val="00CF51F5"/>
    <w:rsid w:val="00CF6DC6"/>
    <w:rsid w:val="00D00661"/>
    <w:rsid w:val="00D01849"/>
    <w:rsid w:val="00D01F3D"/>
    <w:rsid w:val="00D03B22"/>
    <w:rsid w:val="00D04114"/>
    <w:rsid w:val="00D04869"/>
    <w:rsid w:val="00D049C9"/>
    <w:rsid w:val="00D067BC"/>
    <w:rsid w:val="00D06C9B"/>
    <w:rsid w:val="00D072A9"/>
    <w:rsid w:val="00D129BA"/>
    <w:rsid w:val="00D13460"/>
    <w:rsid w:val="00D137A1"/>
    <w:rsid w:val="00D13AD9"/>
    <w:rsid w:val="00D13D34"/>
    <w:rsid w:val="00D13D37"/>
    <w:rsid w:val="00D165BC"/>
    <w:rsid w:val="00D16DC9"/>
    <w:rsid w:val="00D16F1B"/>
    <w:rsid w:val="00D1704F"/>
    <w:rsid w:val="00D21286"/>
    <w:rsid w:val="00D216BC"/>
    <w:rsid w:val="00D21C83"/>
    <w:rsid w:val="00D22558"/>
    <w:rsid w:val="00D2261D"/>
    <w:rsid w:val="00D230D6"/>
    <w:rsid w:val="00D23153"/>
    <w:rsid w:val="00D24E2F"/>
    <w:rsid w:val="00D26801"/>
    <w:rsid w:val="00D268A8"/>
    <w:rsid w:val="00D26DC9"/>
    <w:rsid w:val="00D273D0"/>
    <w:rsid w:val="00D27974"/>
    <w:rsid w:val="00D3009C"/>
    <w:rsid w:val="00D3033C"/>
    <w:rsid w:val="00D3093B"/>
    <w:rsid w:val="00D30DA4"/>
    <w:rsid w:val="00D31C9E"/>
    <w:rsid w:val="00D32167"/>
    <w:rsid w:val="00D3270E"/>
    <w:rsid w:val="00D342B2"/>
    <w:rsid w:val="00D3458E"/>
    <w:rsid w:val="00D34971"/>
    <w:rsid w:val="00D35536"/>
    <w:rsid w:val="00D35980"/>
    <w:rsid w:val="00D37B23"/>
    <w:rsid w:val="00D4165B"/>
    <w:rsid w:val="00D4402C"/>
    <w:rsid w:val="00D45AD3"/>
    <w:rsid w:val="00D45D6E"/>
    <w:rsid w:val="00D45F94"/>
    <w:rsid w:val="00D470DD"/>
    <w:rsid w:val="00D52CAA"/>
    <w:rsid w:val="00D539C9"/>
    <w:rsid w:val="00D53C52"/>
    <w:rsid w:val="00D54419"/>
    <w:rsid w:val="00D55063"/>
    <w:rsid w:val="00D5519E"/>
    <w:rsid w:val="00D554EF"/>
    <w:rsid w:val="00D55610"/>
    <w:rsid w:val="00D56E2B"/>
    <w:rsid w:val="00D57A0D"/>
    <w:rsid w:val="00D6153F"/>
    <w:rsid w:val="00D62102"/>
    <w:rsid w:val="00D6354E"/>
    <w:rsid w:val="00D63641"/>
    <w:rsid w:val="00D64DAD"/>
    <w:rsid w:val="00D65275"/>
    <w:rsid w:val="00D656DD"/>
    <w:rsid w:val="00D66233"/>
    <w:rsid w:val="00D66F72"/>
    <w:rsid w:val="00D67221"/>
    <w:rsid w:val="00D726D2"/>
    <w:rsid w:val="00D729A1"/>
    <w:rsid w:val="00D74A07"/>
    <w:rsid w:val="00D75C1A"/>
    <w:rsid w:val="00D7646E"/>
    <w:rsid w:val="00D772A3"/>
    <w:rsid w:val="00D77B2D"/>
    <w:rsid w:val="00D80BA7"/>
    <w:rsid w:val="00D82586"/>
    <w:rsid w:val="00D83046"/>
    <w:rsid w:val="00D83459"/>
    <w:rsid w:val="00D83CB1"/>
    <w:rsid w:val="00D83D52"/>
    <w:rsid w:val="00D841FD"/>
    <w:rsid w:val="00D84AF8"/>
    <w:rsid w:val="00D85854"/>
    <w:rsid w:val="00D85E0E"/>
    <w:rsid w:val="00D869AE"/>
    <w:rsid w:val="00D87023"/>
    <w:rsid w:val="00D9104C"/>
    <w:rsid w:val="00D916E7"/>
    <w:rsid w:val="00D92159"/>
    <w:rsid w:val="00D92211"/>
    <w:rsid w:val="00D92800"/>
    <w:rsid w:val="00D9453C"/>
    <w:rsid w:val="00D95850"/>
    <w:rsid w:val="00D95F9F"/>
    <w:rsid w:val="00D97EEB"/>
    <w:rsid w:val="00DA0715"/>
    <w:rsid w:val="00DA0F5A"/>
    <w:rsid w:val="00DA1850"/>
    <w:rsid w:val="00DA219D"/>
    <w:rsid w:val="00DA3231"/>
    <w:rsid w:val="00DA35A4"/>
    <w:rsid w:val="00DA36EB"/>
    <w:rsid w:val="00DA3EEA"/>
    <w:rsid w:val="00DA62DA"/>
    <w:rsid w:val="00DA6FAE"/>
    <w:rsid w:val="00DA7EB1"/>
    <w:rsid w:val="00DB018F"/>
    <w:rsid w:val="00DB216F"/>
    <w:rsid w:val="00DB2920"/>
    <w:rsid w:val="00DB2CAC"/>
    <w:rsid w:val="00DB3710"/>
    <w:rsid w:val="00DB6E04"/>
    <w:rsid w:val="00DC034D"/>
    <w:rsid w:val="00DC07C1"/>
    <w:rsid w:val="00DC099E"/>
    <w:rsid w:val="00DC115A"/>
    <w:rsid w:val="00DC2681"/>
    <w:rsid w:val="00DC26DA"/>
    <w:rsid w:val="00DC29A4"/>
    <w:rsid w:val="00DC2A5B"/>
    <w:rsid w:val="00DC3417"/>
    <w:rsid w:val="00DC35D4"/>
    <w:rsid w:val="00DC439A"/>
    <w:rsid w:val="00DC489B"/>
    <w:rsid w:val="00DC4E80"/>
    <w:rsid w:val="00DC50C3"/>
    <w:rsid w:val="00DC78F6"/>
    <w:rsid w:val="00DD0D4E"/>
    <w:rsid w:val="00DD11EA"/>
    <w:rsid w:val="00DD16DF"/>
    <w:rsid w:val="00DD1AEB"/>
    <w:rsid w:val="00DD22E4"/>
    <w:rsid w:val="00DD3017"/>
    <w:rsid w:val="00DD3199"/>
    <w:rsid w:val="00DD31DE"/>
    <w:rsid w:val="00DD3291"/>
    <w:rsid w:val="00DD361E"/>
    <w:rsid w:val="00DD3F38"/>
    <w:rsid w:val="00DD4E62"/>
    <w:rsid w:val="00DD63B3"/>
    <w:rsid w:val="00DD6BA4"/>
    <w:rsid w:val="00DD787D"/>
    <w:rsid w:val="00DE3AB4"/>
    <w:rsid w:val="00DE3E44"/>
    <w:rsid w:val="00DE4C5F"/>
    <w:rsid w:val="00DE56EF"/>
    <w:rsid w:val="00DE5A30"/>
    <w:rsid w:val="00DF151C"/>
    <w:rsid w:val="00DF2508"/>
    <w:rsid w:val="00DF26B8"/>
    <w:rsid w:val="00DF289C"/>
    <w:rsid w:val="00DF2D55"/>
    <w:rsid w:val="00DF3267"/>
    <w:rsid w:val="00DF3C2C"/>
    <w:rsid w:val="00DF3F8B"/>
    <w:rsid w:val="00DF449D"/>
    <w:rsid w:val="00DF4717"/>
    <w:rsid w:val="00DF5AAD"/>
    <w:rsid w:val="00DF5C84"/>
    <w:rsid w:val="00DF7558"/>
    <w:rsid w:val="00DF75E3"/>
    <w:rsid w:val="00DF7B44"/>
    <w:rsid w:val="00DF7D3C"/>
    <w:rsid w:val="00DF7F74"/>
    <w:rsid w:val="00E001A5"/>
    <w:rsid w:val="00E007DF"/>
    <w:rsid w:val="00E00E26"/>
    <w:rsid w:val="00E02748"/>
    <w:rsid w:val="00E02C7D"/>
    <w:rsid w:val="00E02C81"/>
    <w:rsid w:val="00E04488"/>
    <w:rsid w:val="00E045AE"/>
    <w:rsid w:val="00E04AFF"/>
    <w:rsid w:val="00E05D07"/>
    <w:rsid w:val="00E0648D"/>
    <w:rsid w:val="00E064A2"/>
    <w:rsid w:val="00E06502"/>
    <w:rsid w:val="00E0796B"/>
    <w:rsid w:val="00E1282A"/>
    <w:rsid w:val="00E129F0"/>
    <w:rsid w:val="00E13660"/>
    <w:rsid w:val="00E13955"/>
    <w:rsid w:val="00E1472E"/>
    <w:rsid w:val="00E14A48"/>
    <w:rsid w:val="00E14AD3"/>
    <w:rsid w:val="00E150AC"/>
    <w:rsid w:val="00E15374"/>
    <w:rsid w:val="00E1570C"/>
    <w:rsid w:val="00E15BE5"/>
    <w:rsid w:val="00E15CEE"/>
    <w:rsid w:val="00E15F4F"/>
    <w:rsid w:val="00E15FBB"/>
    <w:rsid w:val="00E172AA"/>
    <w:rsid w:val="00E17656"/>
    <w:rsid w:val="00E179EC"/>
    <w:rsid w:val="00E2024F"/>
    <w:rsid w:val="00E20C3E"/>
    <w:rsid w:val="00E215A9"/>
    <w:rsid w:val="00E2205E"/>
    <w:rsid w:val="00E24509"/>
    <w:rsid w:val="00E24CFC"/>
    <w:rsid w:val="00E24DDF"/>
    <w:rsid w:val="00E25102"/>
    <w:rsid w:val="00E2614B"/>
    <w:rsid w:val="00E272C6"/>
    <w:rsid w:val="00E30131"/>
    <w:rsid w:val="00E3213E"/>
    <w:rsid w:val="00E3265C"/>
    <w:rsid w:val="00E32F57"/>
    <w:rsid w:val="00E33366"/>
    <w:rsid w:val="00E33E38"/>
    <w:rsid w:val="00E3425A"/>
    <w:rsid w:val="00E345B4"/>
    <w:rsid w:val="00E34890"/>
    <w:rsid w:val="00E34E47"/>
    <w:rsid w:val="00E350C4"/>
    <w:rsid w:val="00E35BC9"/>
    <w:rsid w:val="00E360EF"/>
    <w:rsid w:val="00E37355"/>
    <w:rsid w:val="00E40025"/>
    <w:rsid w:val="00E40815"/>
    <w:rsid w:val="00E41254"/>
    <w:rsid w:val="00E432A8"/>
    <w:rsid w:val="00E43B24"/>
    <w:rsid w:val="00E4485E"/>
    <w:rsid w:val="00E451D3"/>
    <w:rsid w:val="00E46261"/>
    <w:rsid w:val="00E46E79"/>
    <w:rsid w:val="00E4726F"/>
    <w:rsid w:val="00E47C4B"/>
    <w:rsid w:val="00E50243"/>
    <w:rsid w:val="00E50A68"/>
    <w:rsid w:val="00E51222"/>
    <w:rsid w:val="00E521E7"/>
    <w:rsid w:val="00E54681"/>
    <w:rsid w:val="00E5520C"/>
    <w:rsid w:val="00E5531A"/>
    <w:rsid w:val="00E56C37"/>
    <w:rsid w:val="00E56E8D"/>
    <w:rsid w:val="00E577B5"/>
    <w:rsid w:val="00E602A3"/>
    <w:rsid w:val="00E602A9"/>
    <w:rsid w:val="00E6071E"/>
    <w:rsid w:val="00E61574"/>
    <w:rsid w:val="00E62C75"/>
    <w:rsid w:val="00E634EE"/>
    <w:rsid w:val="00E64EB3"/>
    <w:rsid w:val="00E663BC"/>
    <w:rsid w:val="00E66A23"/>
    <w:rsid w:val="00E66CC0"/>
    <w:rsid w:val="00E6764F"/>
    <w:rsid w:val="00E67EF1"/>
    <w:rsid w:val="00E70AA6"/>
    <w:rsid w:val="00E70C6E"/>
    <w:rsid w:val="00E70E2B"/>
    <w:rsid w:val="00E711E1"/>
    <w:rsid w:val="00E71AC2"/>
    <w:rsid w:val="00E721CD"/>
    <w:rsid w:val="00E72E73"/>
    <w:rsid w:val="00E73028"/>
    <w:rsid w:val="00E7346F"/>
    <w:rsid w:val="00E7381F"/>
    <w:rsid w:val="00E74EBF"/>
    <w:rsid w:val="00E7566F"/>
    <w:rsid w:val="00E75B5E"/>
    <w:rsid w:val="00E76B51"/>
    <w:rsid w:val="00E77512"/>
    <w:rsid w:val="00E77569"/>
    <w:rsid w:val="00E7770B"/>
    <w:rsid w:val="00E77A81"/>
    <w:rsid w:val="00E802AB"/>
    <w:rsid w:val="00E8049B"/>
    <w:rsid w:val="00E814A6"/>
    <w:rsid w:val="00E81ADE"/>
    <w:rsid w:val="00E82320"/>
    <w:rsid w:val="00E82621"/>
    <w:rsid w:val="00E833CD"/>
    <w:rsid w:val="00E839AC"/>
    <w:rsid w:val="00E83FA5"/>
    <w:rsid w:val="00E87A38"/>
    <w:rsid w:val="00E87BAE"/>
    <w:rsid w:val="00E90520"/>
    <w:rsid w:val="00E906BD"/>
    <w:rsid w:val="00E90DFF"/>
    <w:rsid w:val="00E918CF"/>
    <w:rsid w:val="00E91C9C"/>
    <w:rsid w:val="00E92CD1"/>
    <w:rsid w:val="00E9358D"/>
    <w:rsid w:val="00E93C90"/>
    <w:rsid w:val="00E94C99"/>
    <w:rsid w:val="00E96214"/>
    <w:rsid w:val="00E9633A"/>
    <w:rsid w:val="00E965F1"/>
    <w:rsid w:val="00E97450"/>
    <w:rsid w:val="00E97E4F"/>
    <w:rsid w:val="00EA5CE0"/>
    <w:rsid w:val="00EA6688"/>
    <w:rsid w:val="00EB1ACC"/>
    <w:rsid w:val="00EB2986"/>
    <w:rsid w:val="00EB3F10"/>
    <w:rsid w:val="00EB427D"/>
    <w:rsid w:val="00EB6B01"/>
    <w:rsid w:val="00EB7151"/>
    <w:rsid w:val="00EB7414"/>
    <w:rsid w:val="00EB78A5"/>
    <w:rsid w:val="00EC1885"/>
    <w:rsid w:val="00EC25CE"/>
    <w:rsid w:val="00EC5770"/>
    <w:rsid w:val="00ED17BE"/>
    <w:rsid w:val="00ED32DC"/>
    <w:rsid w:val="00ED51BD"/>
    <w:rsid w:val="00ED569E"/>
    <w:rsid w:val="00ED6D2C"/>
    <w:rsid w:val="00ED71E2"/>
    <w:rsid w:val="00ED7337"/>
    <w:rsid w:val="00ED771E"/>
    <w:rsid w:val="00EE0A51"/>
    <w:rsid w:val="00EE0D76"/>
    <w:rsid w:val="00EE1AF0"/>
    <w:rsid w:val="00EE2F82"/>
    <w:rsid w:val="00EE3A06"/>
    <w:rsid w:val="00EE59B6"/>
    <w:rsid w:val="00EE5C36"/>
    <w:rsid w:val="00EE6157"/>
    <w:rsid w:val="00EE6FAE"/>
    <w:rsid w:val="00EE780A"/>
    <w:rsid w:val="00EF0741"/>
    <w:rsid w:val="00EF2C9F"/>
    <w:rsid w:val="00EF2D37"/>
    <w:rsid w:val="00EF3313"/>
    <w:rsid w:val="00EF3E8E"/>
    <w:rsid w:val="00EF50F3"/>
    <w:rsid w:val="00EF5536"/>
    <w:rsid w:val="00EF58AC"/>
    <w:rsid w:val="00EF58DC"/>
    <w:rsid w:val="00EF68F5"/>
    <w:rsid w:val="00EF6981"/>
    <w:rsid w:val="00F00800"/>
    <w:rsid w:val="00F01151"/>
    <w:rsid w:val="00F0138A"/>
    <w:rsid w:val="00F017E5"/>
    <w:rsid w:val="00F03620"/>
    <w:rsid w:val="00F037E4"/>
    <w:rsid w:val="00F044D3"/>
    <w:rsid w:val="00F06342"/>
    <w:rsid w:val="00F063D8"/>
    <w:rsid w:val="00F065FD"/>
    <w:rsid w:val="00F069D7"/>
    <w:rsid w:val="00F06D01"/>
    <w:rsid w:val="00F073F5"/>
    <w:rsid w:val="00F107E5"/>
    <w:rsid w:val="00F12F50"/>
    <w:rsid w:val="00F14565"/>
    <w:rsid w:val="00F147B8"/>
    <w:rsid w:val="00F152BD"/>
    <w:rsid w:val="00F1596E"/>
    <w:rsid w:val="00F16390"/>
    <w:rsid w:val="00F16B9E"/>
    <w:rsid w:val="00F2012E"/>
    <w:rsid w:val="00F211BB"/>
    <w:rsid w:val="00F21DE9"/>
    <w:rsid w:val="00F22624"/>
    <w:rsid w:val="00F22F9A"/>
    <w:rsid w:val="00F23855"/>
    <w:rsid w:val="00F2396A"/>
    <w:rsid w:val="00F27ACA"/>
    <w:rsid w:val="00F31170"/>
    <w:rsid w:val="00F311B4"/>
    <w:rsid w:val="00F31BF5"/>
    <w:rsid w:val="00F3253C"/>
    <w:rsid w:val="00F3283C"/>
    <w:rsid w:val="00F32D4C"/>
    <w:rsid w:val="00F33377"/>
    <w:rsid w:val="00F337C7"/>
    <w:rsid w:val="00F3383E"/>
    <w:rsid w:val="00F33D83"/>
    <w:rsid w:val="00F34DB7"/>
    <w:rsid w:val="00F350CD"/>
    <w:rsid w:val="00F35B18"/>
    <w:rsid w:val="00F36F9A"/>
    <w:rsid w:val="00F370CA"/>
    <w:rsid w:val="00F374B4"/>
    <w:rsid w:val="00F41424"/>
    <w:rsid w:val="00F42DED"/>
    <w:rsid w:val="00F42F15"/>
    <w:rsid w:val="00F44A09"/>
    <w:rsid w:val="00F44FDC"/>
    <w:rsid w:val="00F45925"/>
    <w:rsid w:val="00F45C92"/>
    <w:rsid w:val="00F469C7"/>
    <w:rsid w:val="00F472B3"/>
    <w:rsid w:val="00F5162E"/>
    <w:rsid w:val="00F53011"/>
    <w:rsid w:val="00F531BF"/>
    <w:rsid w:val="00F5407F"/>
    <w:rsid w:val="00F541BB"/>
    <w:rsid w:val="00F54260"/>
    <w:rsid w:val="00F54617"/>
    <w:rsid w:val="00F54743"/>
    <w:rsid w:val="00F554AF"/>
    <w:rsid w:val="00F557B5"/>
    <w:rsid w:val="00F55856"/>
    <w:rsid w:val="00F55AE1"/>
    <w:rsid w:val="00F56222"/>
    <w:rsid w:val="00F57020"/>
    <w:rsid w:val="00F57EE2"/>
    <w:rsid w:val="00F60007"/>
    <w:rsid w:val="00F60A85"/>
    <w:rsid w:val="00F61234"/>
    <w:rsid w:val="00F6166C"/>
    <w:rsid w:val="00F61C13"/>
    <w:rsid w:val="00F6291B"/>
    <w:rsid w:val="00F6353D"/>
    <w:rsid w:val="00F640D1"/>
    <w:rsid w:val="00F64739"/>
    <w:rsid w:val="00F660FC"/>
    <w:rsid w:val="00F6619C"/>
    <w:rsid w:val="00F66200"/>
    <w:rsid w:val="00F66FBE"/>
    <w:rsid w:val="00F679C4"/>
    <w:rsid w:val="00F67AD2"/>
    <w:rsid w:val="00F701AB"/>
    <w:rsid w:val="00F702E2"/>
    <w:rsid w:val="00F7089E"/>
    <w:rsid w:val="00F70917"/>
    <w:rsid w:val="00F70952"/>
    <w:rsid w:val="00F7121C"/>
    <w:rsid w:val="00F7194B"/>
    <w:rsid w:val="00F727C4"/>
    <w:rsid w:val="00F73140"/>
    <w:rsid w:val="00F735F2"/>
    <w:rsid w:val="00F736D1"/>
    <w:rsid w:val="00F73CD8"/>
    <w:rsid w:val="00F74F63"/>
    <w:rsid w:val="00F767EA"/>
    <w:rsid w:val="00F77666"/>
    <w:rsid w:val="00F77DFA"/>
    <w:rsid w:val="00F80103"/>
    <w:rsid w:val="00F806E6"/>
    <w:rsid w:val="00F813C9"/>
    <w:rsid w:val="00F81B09"/>
    <w:rsid w:val="00F8211D"/>
    <w:rsid w:val="00F82692"/>
    <w:rsid w:val="00F82693"/>
    <w:rsid w:val="00F82905"/>
    <w:rsid w:val="00F848D7"/>
    <w:rsid w:val="00F84B7B"/>
    <w:rsid w:val="00F853CE"/>
    <w:rsid w:val="00F86B38"/>
    <w:rsid w:val="00F86D78"/>
    <w:rsid w:val="00F872C1"/>
    <w:rsid w:val="00F87AA8"/>
    <w:rsid w:val="00F87FC4"/>
    <w:rsid w:val="00F90B57"/>
    <w:rsid w:val="00F9194D"/>
    <w:rsid w:val="00F925BB"/>
    <w:rsid w:val="00F95552"/>
    <w:rsid w:val="00F95A24"/>
    <w:rsid w:val="00F9637F"/>
    <w:rsid w:val="00F965FA"/>
    <w:rsid w:val="00FA0FF9"/>
    <w:rsid w:val="00FA237B"/>
    <w:rsid w:val="00FA2DAE"/>
    <w:rsid w:val="00FA32E0"/>
    <w:rsid w:val="00FA44F4"/>
    <w:rsid w:val="00FA6203"/>
    <w:rsid w:val="00FA68B7"/>
    <w:rsid w:val="00FA7089"/>
    <w:rsid w:val="00FA7869"/>
    <w:rsid w:val="00FB005A"/>
    <w:rsid w:val="00FB017B"/>
    <w:rsid w:val="00FB388F"/>
    <w:rsid w:val="00FB53EB"/>
    <w:rsid w:val="00FB6F1E"/>
    <w:rsid w:val="00FB7237"/>
    <w:rsid w:val="00FC0459"/>
    <w:rsid w:val="00FC11C0"/>
    <w:rsid w:val="00FC14F4"/>
    <w:rsid w:val="00FC2048"/>
    <w:rsid w:val="00FC2642"/>
    <w:rsid w:val="00FC36E7"/>
    <w:rsid w:val="00FC3863"/>
    <w:rsid w:val="00FC3EEF"/>
    <w:rsid w:val="00FC3F3E"/>
    <w:rsid w:val="00FC430C"/>
    <w:rsid w:val="00FC4C01"/>
    <w:rsid w:val="00FC50AE"/>
    <w:rsid w:val="00FC5C60"/>
    <w:rsid w:val="00FC64F4"/>
    <w:rsid w:val="00FC6FF6"/>
    <w:rsid w:val="00FC78E5"/>
    <w:rsid w:val="00FD00EA"/>
    <w:rsid w:val="00FD1FDB"/>
    <w:rsid w:val="00FD2098"/>
    <w:rsid w:val="00FD2202"/>
    <w:rsid w:val="00FD2B50"/>
    <w:rsid w:val="00FD5701"/>
    <w:rsid w:val="00FD6B39"/>
    <w:rsid w:val="00FD71B6"/>
    <w:rsid w:val="00FD7498"/>
    <w:rsid w:val="00FE1A06"/>
    <w:rsid w:val="00FE1B3F"/>
    <w:rsid w:val="00FE1C35"/>
    <w:rsid w:val="00FE2F23"/>
    <w:rsid w:val="00FE3329"/>
    <w:rsid w:val="00FE3619"/>
    <w:rsid w:val="00FE3A14"/>
    <w:rsid w:val="00FE3B5A"/>
    <w:rsid w:val="00FE4C78"/>
    <w:rsid w:val="00FE69E4"/>
    <w:rsid w:val="00FE6B35"/>
    <w:rsid w:val="00FE6F09"/>
    <w:rsid w:val="00FF039F"/>
    <w:rsid w:val="00FF07F3"/>
    <w:rsid w:val="00FF0CEF"/>
    <w:rsid w:val="00FF10E6"/>
    <w:rsid w:val="00FF124D"/>
    <w:rsid w:val="00FF1674"/>
    <w:rsid w:val="00FF3F1A"/>
    <w:rsid w:val="00FF474B"/>
    <w:rsid w:val="00FF5313"/>
    <w:rsid w:val="00FF69EE"/>
    <w:rsid w:val="00FF6B15"/>
    <w:rsid w:val="00FF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  <w14:docId w14:val="224578F5"/>
  <w15:docId w15:val="{79EEDF7A-8A6C-4688-8273-D7D1BE44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066"/>
    <w:pPr>
      <w:autoSpaceDE w:val="0"/>
      <w:autoSpaceDN w:val="0"/>
      <w:adjustRightInd w:val="0"/>
      <w:spacing w:after="60" w:line="264" w:lineRule="auto"/>
      <w:ind w:left="142" w:right="283"/>
      <w:contextualSpacing/>
      <w:jc w:val="both"/>
    </w:pPr>
    <w:rPr>
      <w:rFonts w:ascii="Arial" w:hAnsi="Arial" w:cs="Arial"/>
      <w:sz w:val="22"/>
      <w:szCs w:val="23"/>
      <w:lang w:val="de-CH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1F7848"/>
    <w:pPr>
      <w:keepNext/>
      <w:keepLines/>
      <w:numPr>
        <w:numId w:val="1"/>
      </w:numPr>
      <w:suppressLineNumbers/>
      <w:pBdr>
        <w:top w:val="single" w:sz="8" w:space="1" w:color="D9D9D9" w:themeColor="background1" w:themeShade="D9"/>
        <w:left w:val="single" w:sz="8" w:space="4" w:color="D9D9D9" w:themeColor="background1" w:themeShade="D9"/>
        <w:bottom w:val="single" w:sz="8" w:space="1" w:color="D9D9D9" w:themeColor="background1" w:themeShade="D9"/>
        <w:right w:val="single" w:sz="8" w:space="4" w:color="D9D9D9" w:themeColor="background1" w:themeShade="D9"/>
      </w:pBdr>
      <w:shd w:val="clear" w:color="auto" w:fill="EEECE1" w:themeFill="background2"/>
      <w:spacing w:before="240" w:after="120"/>
      <w:ind w:left="364" w:hanging="360"/>
      <w:outlineLvl w:val="0"/>
    </w:pPr>
    <w:rPr>
      <w:rFonts w:cs="Times New Roman"/>
      <w:b/>
      <w:bCs/>
      <w:sz w:val="32"/>
      <w:szCs w:val="32"/>
      <w:lang w:val="en-GB"/>
    </w:rPr>
  </w:style>
  <w:style w:type="paragraph" w:styleId="Heading2">
    <w:name w:val="heading 2"/>
    <w:basedOn w:val="Heading1"/>
    <w:next w:val="BodyText"/>
    <w:link w:val="Heading2Char"/>
    <w:qFormat/>
    <w:rsid w:val="008D771A"/>
    <w:pPr>
      <w:numPr>
        <w:ilvl w:val="1"/>
      </w:numPr>
      <w:shd w:val="clear" w:color="auto" w:fill="auto"/>
      <w:tabs>
        <w:tab w:val="clear" w:pos="2016"/>
        <w:tab w:val="num" w:pos="1440"/>
      </w:tabs>
      <w:ind w:left="602"/>
      <w:outlineLvl w:val="1"/>
    </w:pPr>
    <w:rPr>
      <w:sz w:val="24"/>
      <w:szCs w:val="28"/>
      <w:lang w:val="de-CH" w:eastAsia="de-CH"/>
    </w:rPr>
  </w:style>
  <w:style w:type="paragraph" w:styleId="Heading3">
    <w:name w:val="heading 3"/>
    <w:basedOn w:val="Normal"/>
    <w:next w:val="BodyText"/>
    <w:uiPriority w:val="9"/>
    <w:qFormat/>
    <w:rsid w:val="005F7783"/>
    <w:pPr>
      <w:keepNext/>
      <w:numPr>
        <w:ilvl w:val="2"/>
        <w:numId w:val="1"/>
      </w:numPr>
      <w:suppressLineNumbers/>
      <w:tabs>
        <w:tab w:val="left" w:pos="567"/>
      </w:tabs>
      <w:spacing w:before="120"/>
      <w:ind w:left="709"/>
      <w:outlineLvl w:val="2"/>
    </w:pPr>
    <w:rPr>
      <w:b/>
      <w:szCs w:val="20"/>
    </w:rPr>
  </w:style>
  <w:style w:type="paragraph" w:styleId="Heading4">
    <w:name w:val="heading 4"/>
    <w:basedOn w:val="Normal"/>
    <w:next w:val="BodyText"/>
    <w:uiPriority w:val="9"/>
    <w:qFormat/>
    <w:rsid w:val="00DD63B3"/>
    <w:pPr>
      <w:keepNext/>
      <w:numPr>
        <w:ilvl w:val="3"/>
        <w:numId w:val="1"/>
      </w:numPr>
      <w:spacing w:before="60"/>
      <w:outlineLvl w:val="3"/>
    </w:pPr>
    <w:rPr>
      <w:i/>
      <w:szCs w:val="20"/>
    </w:rPr>
  </w:style>
  <w:style w:type="paragraph" w:styleId="Heading5">
    <w:name w:val="heading 5"/>
    <w:basedOn w:val="Normal"/>
    <w:next w:val="BodyText"/>
    <w:uiPriority w:val="9"/>
    <w:qFormat/>
    <w:rsid w:val="00477120"/>
    <w:pPr>
      <w:keepNext/>
      <w:tabs>
        <w:tab w:val="right" w:pos="9000"/>
      </w:tabs>
      <w:outlineLvl w:val="4"/>
    </w:pPr>
    <w:rPr>
      <w:b/>
      <w:lang w:val="en-GB"/>
    </w:rPr>
  </w:style>
  <w:style w:type="paragraph" w:styleId="Heading6">
    <w:name w:val="heading 6"/>
    <w:basedOn w:val="Normal"/>
    <w:next w:val="Normal"/>
    <w:uiPriority w:val="9"/>
    <w:qFormat/>
    <w:rsid w:val="00477120"/>
    <w:pPr>
      <w:keepNext/>
      <w:spacing w:before="40"/>
      <w:outlineLvl w:val="5"/>
    </w:pPr>
    <w:rPr>
      <w:b/>
      <w:sz w:val="20"/>
      <w:szCs w:val="20"/>
      <w:lang w:val="en-GB"/>
    </w:rPr>
  </w:style>
  <w:style w:type="paragraph" w:styleId="Heading7">
    <w:name w:val="heading 7"/>
    <w:basedOn w:val="Normal"/>
    <w:next w:val="Normal"/>
    <w:link w:val="Heading7Char"/>
    <w:uiPriority w:val="9"/>
    <w:qFormat/>
    <w:rsid w:val="00163BA3"/>
    <w:pPr>
      <w:tabs>
        <w:tab w:val="num" w:pos="1296"/>
      </w:tabs>
      <w:spacing w:before="240"/>
      <w:ind w:left="1296" w:hanging="1296"/>
      <w:outlineLvl w:val="6"/>
    </w:pPr>
    <w:rPr>
      <w:sz w:val="20"/>
      <w:szCs w:val="20"/>
      <w:lang w:eastAsia="de-DE"/>
    </w:rPr>
  </w:style>
  <w:style w:type="paragraph" w:styleId="Heading8">
    <w:name w:val="heading 8"/>
    <w:basedOn w:val="Normal"/>
    <w:next w:val="Normal"/>
    <w:link w:val="Heading8Char"/>
    <w:uiPriority w:val="9"/>
    <w:qFormat/>
    <w:rsid w:val="00163BA3"/>
    <w:pPr>
      <w:tabs>
        <w:tab w:val="num" w:pos="1440"/>
      </w:tabs>
      <w:spacing w:before="240"/>
      <w:ind w:left="1440" w:hanging="1440"/>
      <w:outlineLvl w:val="7"/>
    </w:pPr>
    <w:rPr>
      <w:i/>
      <w:sz w:val="20"/>
      <w:szCs w:val="20"/>
      <w:lang w:eastAsia="de-DE"/>
    </w:rPr>
  </w:style>
  <w:style w:type="paragraph" w:styleId="Heading9">
    <w:name w:val="heading 9"/>
    <w:basedOn w:val="Normal"/>
    <w:next w:val="Normal"/>
    <w:link w:val="Heading9Char"/>
    <w:uiPriority w:val="9"/>
    <w:qFormat/>
    <w:rsid w:val="00163BA3"/>
    <w:pPr>
      <w:tabs>
        <w:tab w:val="num" w:pos="1584"/>
      </w:tabs>
      <w:spacing w:before="240"/>
      <w:ind w:left="1584" w:hanging="1584"/>
      <w:outlineLvl w:val="8"/>
    </w:pPr>
    <w:rPr>
      <w:b/>
      <w:i/>
      <w:sz w:val="18"/>
      <w:szCs w:val="20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_Title"/>
    <w:basedOn w:val="Normal"/>
    <w:rsid w:val="00477120"/>
    <w:pPr>
      <w:ind w:left="57"/>
      <w:jc w:val="center"/>
    </w:pPr>
    <w:rPr>
      <w:b/>
      <w:sz w:val="28"/>
      <w:szCs w:val="20"/>
      <w:lang w:val="en-GB"/>
    </w:rPr>
  </w:style>
  <w:style w:type="paragraph" w:styleId="BodyText">
    <w:name w:val="Body Text"/>
    <w:basedOn w:val="Normal"/>
    <w:link w:val="BodyTextChar"/>
    <w:semiHidden/>
    <w:rsid w:val="00477120"/>
    <w:pPr>
      <w:ind w:left="357"/>
    </w:pPr>
    <w:rPr>
      <w:lang w:val="en-GB"/>
    </w:rPr>
  </w:style>
  <w:style w:type="paragraph" w:customStyle="1" w:styleId="TableListNumber">
    <w:name w:val="Table List Number"/>
    <w:basedOn w:val="TableListBullet"/>
    <w:rsid w:val="00477120"/>
    <w:pPr>
      <w:numPr>
        <w:numId w:val="3"/>
      </w:numPr>
    </w:pPr>
  </w:style>
  <w:style w:type="paragraph" w:styleId="Footer">
    <w:name w:val="footer"/>
    <w:basedOn w:val="Normal"/>
    <w:link w:val="FooterChar"/>
    <w:rsid w:val="00477120"/>
    <w:pPr>
      <w:tabs>
        <w:tab w:val="center" w:pos="4536"/>
        <w:tab w:val="right" w:pos="9072"/>
      </w:tabs>
    </w:pPr>
  </w:style>
  <w:style w:type="character" w:styleId="FootnoteReference">
    <w:name w:val="footnote reference"/>
    <w:basedOn w:val="DefaultParagraphFont"/>
    <w:semiHidden/>
    <w:rsid w:val="00477120"/>
    <w:rPr>
      <w:vertAlign w:val="superscript"/>
    </w:rPr>
  </w:style>
  <w:style w:type="paragraph" w:customStyle="1" w:styleId="FooterBlau">
    <w:name w:val="FooterBlau"/>
    <w:basedOn w:val="Footer"/>
    <w:rsid w:val="00477120"/>
    <w:pPr>
      <w:pBdr>
        <w:top w:val="single" w:sz="6" w:space="1" w:color="auto"/>
      </w:pBdr>
      <w:tabs>
        <w:tab w:val="clear" w:pos="4536"/>
        <w:tab w:val="clear" w:pos="9072"/>
        <w:tab w:val="left" w:pos="1701"/>
        <w:tab w:val="center" w:pos="4819"/>
        <w:tab w:val="left" w:pos="5954"/>
      </w:tabs>
    </w:pPr>
    <w:rPr>
      <w:i/>
      <w:noProof/>
      <w:color w:val="0000FF"/>
      <w:sz w:val="14"/>
      <w:szCs w:val="20"/>
      <w:lang w:val="en-GB"/>
    </w:rPr>
  </w:style>
  <w:style w:type="character" w:styleId="PageNumber">
    <w:name w:val="page number"/>
    <w:basedOn w:val="DefaultParagraphFont"/>
    <w:semiHidden/>
    <w:rsid w:val="00477120"/>
  </w:style>
  <w:style w:type="paragraph" w:styleId="FootnoteText">
    <w:name w:val="footnote text"/>
    <w:basedOn w:val="Normal"/>
    <w:link w:val="FootnoteTextChar"/>
    <w:semiHidden/>
    <w:rsid w:val="00477120"/>
    <w:rPr>
      <w:sz w:val="20"/>
      <w:szCs w:val="20"/>
      <w:lang w:val="en-GB"/>
    </w:rPr>
  </w:style>
  <w:style w:type="paragraph" w:styleId="Header">
    <w:name w:val="header"/>
    <w:basedOn w:val="Normal"/>
    <w:rsid w:val="00477120"/>
    <w:pPr>
      <w:tabs>
        <w:tab w:val="center" w:pos="4536"/>
        <w:tab w:val="right" w:pos="9072"/>
      </w:tabs>
    </w:pPr>
  </w:style>
  <w:style w:type="paragraph" w:styleId="Caption">
    <w:name w:val="caption"/>
    <w:basedOn w:val="Normal"/>
    <w:next w:val="Normal"/>
    <w:uiPriority w:val="35"/>
    <w:qFormat/>
    <w:rsid w:val="008B5218"/>
    <w:pPr>
      <w:spacing w:before="120" w:after="120"/>
      <w:jc w:val="left"/>
    </w:pPr>
    <w:rPr>
      <w:bCs/>
      <w:i/>
      <w:color w:val="404040" w:themeColor="text1" w:themeTint="BF"/>
      <w:szCs w:val="20"/>
    </w:rPr>
  </w:style>
  <w:style w:type="paragraph" w:styleId="TOC1">
    <w:name w:val="toc 1"/>
    <w:basedOn w:val="Normal"/>
    <w:next w:val="Normal"/>
    <w:autoRedefine/>
    <w:uiPriority w:val="39"/>
    <w:rsid w:val="000231A8"/>
    <w:pPr>
      <w:tabs>
        <w:tab w:val="left" w:pos="480"/>
        <w:tab w:val="right" w:leader="dot" w:pos="9639"/>
      </w:tabs>
    </w:pPr>
  </w:style>
  <w:style w:type="paragraph" w:styleId="TOC2">
    <w:name w:val="toc 2"/>
    <w:basedOn w:val="Normal"/>
    <w:next w:val="Normal"/>
    <w:autoRedefine/>
    <w:uiPriority w:val="39"/>
    <w:rsid w:val="00477120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477120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477120"/>
    <w:pPr>
      <w:ind w:left="720"/>
    </w:pPr>
  </w:style>
  <w:style w:type="paragraph" w:styleId="TOC5">
    <w:name w:val="toc 5"/>
    <w:basedOn w:val="Normal"/>
    <w:next w:val="Normal"/>
    <w:autoRedefine/>
    <w:semiHidden/>
    <w:rsid w:val="00477120"/>
    <w:pPr>
      <w:ind w:left="960"/>
    </w:pPr>
  </w:style>
  <w:style w:type="paragraph" w:styleId="TOC6">
    <w:name w:val="toc 6"/>
    <w:basedOn w:val="Normal"/>
    <w:next w:val="Normal"/>
    <w:autoRedefine/>
    <w:semiHidden/>
    <w:rsid w:val="00477120"/>
    <w:pPr>
      <w:ind w:left="1200"/>
    </w:pPr>
  </w:style>
  <w:style w:type="paragraph" w:styleId="TOC7">
    <w:name w:val="toc 7"/>
    <w:basedOn w:val="Normal"/>
    <w:next w:val="Normal"/>
    <w:autoRedefine/>
    <w:semiHidden/>
    <w:rsid w:val="00477120"/>
    <w:pPr>
      <w:ind w:left="1440"/>
    </w:pPr>
  </w:style>
  <w:style w:type="paragraph" w:styleId="TOC8">
    <w:name w:val="toc 8"/>
    <w:basedOn w:val="Normal"/>
    <w:next w:val="Normal"/>
    <w:autoRedefine/>
    <w:semiHidden/>
    <w:rsid w:val="00477120"/>
    <w:pPr>
      <w:ind w:left="1680"/>
    </w:pPr>
  </w:style>
  <w:style w:type="paragraph" w:styleId="TOC9">
    <w:name w:val="toc 9"/>
    <w:basedOn w:val="Normal"/>
    <w:next w:val="Normal"/>
    <w:autoRedefine/>
    <w:semiHidden/>
    <w:rsid w:val="00477120"/>
    <w:pPr>
      <w:ind w:left="1920"/>
    </w:pPr>
  </w:style>
  <w:style w:type="character" w:styleId="Hyperlink">
    <w:name w:val="Hyperlink"/>
    <w:basedOn w:val="DefaultParagraphFont"/>
    <w:uiPriority w:val="99"/>
    <w:rsid w:val="00477120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477120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47712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77120"/>
    <w:rPr>
      <w:sz w:val="20"/>
      <w:szCs w:val="20"/>
    </w:rPr>
  </w:style>
  <w:style w:type="paragraph" w:styleId="ListBullet">
    <w:name w:val="List Bullet"/>
    <w:basedOn w:val="Normal"/>
    <w:autoRedefine/>
    <w:semiHidden/>
    <w:rsid w:val="00477120"/>
    <w:pPr>
      <w:numPr>
        <w:numId w:val="2"/>
      </w:numPr>
      <w:ind w:left="714" w:hanging="357"/>
    </w:pPr>
    <w:rPr>
      <w:lang w:val="en-GB"/>
    </w:rPr>
  </w:style>
  <w:style w:type="paragraph" w:customStyle="1" w:styleId="TableTitle">
    <w:name w:val="Table Title"/>
    <w:basedOn w:val="TableText"/>
    <w:rsid w:val="00477120"/>
    <w:pPr>
      <w:keepNext/>
    </w:pPr>
    <w:rPr>
      <w:b/>
      <w:bCs/>
    </w:rPr>
  </w:style>
  <w:style w:type="paragraph" w:styleId="ListNumber">
    <w:name w:val="List Number"/>
    <w:basedOn w:val="Normal"/>
    <w:semiHidden/>
    <w:rsid w:val="00477120"/>
    <w:pPr>
      <w:numPr>
        <w:numId w:val="4"/>
      </w:numPr>
      <w:tabs>
        <w:tab w:val="clear" w:pos="360"/>
        <w:tab w:val="num" w:pos="714"/>
      </w:tabs>
      <w:ind w:left="714" w:hanging="357"/>
    </w:pPr>
  </w:style>
  <w:style w:type="paragraph" w:customStyle="1" w:styleId="TablleListBullet">
    <w:name w:val="Tablle List Bullet"/>
    <w:basedOn w:val="ListBullet"/>
    <w:rsid w:val="00477120"/>
    <w:pPr>
      <w:tabs>
        <w:tab w:val="clear" w:pos="717"/>
        <w:tab w:val="left" w:pos="357"/>
      </w:tabs>
      <w:ind w:left="357"/>
    </w:pPr>
  </w:style>
  <w:style w:type="paragraph" w:customStyle="1" w:styleId="TableListBullet">
    <w:name w:val="Table List Bullet"/>
    <w:basedOn w:val="TablleListBullet"/>
    <w:rsid w:val="00477120"/>
  </w:style>
  <w:style w:type="paragraph" w:customStyle="1" w:styleId="TableText">
    <w:name w:val="Table Text"/>
    <w:basedOn w:val="TableListBullet"/>
    <w:autoRedefine/>
    <w:rsid w:val="00477120"/>
    <w:pPr>
      <w:numPr>
        <w:numId w:val="0"/>
      </w:numPr>
    </w:pPr>
  </w:style>
  <w:style w:type="paragraph" w:customStyle="1" w:styleId="Offer-Text">
    <w:name w:val="Offer-Text"/>
    <w:basedOn w:val="Normal"/>
    <w:rsid w:val="0073045F"/>
    <w:pPr>
      <w:spacing w:before="120"/>
    </w:pPr>
    <w:rPr>
      <w:lang w:val="en-GB"/>
    </w:rPr>
  </w:style>
  <w:style w:type="paragraph" w:customStyle="1" w:styleId="ListBullet1">
    <w:name w:val="ListBullet 1"/>
    <w:basedOn w:val="Offer-Text"/>
    <w:rsid w:val="0073045F"/>
    <w:pPr>
      <w:numPr>
        <w:numId w:val="5"/>
      </w:numPr>
    </w:pPr>
  </w:style>
  <w:style w:type="paragraph" w:customStyle="1" w:styleId="Legend">
    <w:name w:val="Legend"/>
    <w:basedOn w:val="Offer-Text"/>
    <w:rsid w:val="0073045F"/>
    <w:pPr>
      <w:spacing w:before="60"/>
      <w:ind w:left="357" w:hanging="357"/>
    </w:pPr>
    <w:rPr>
      <w:noProof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D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D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1F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9110E"/>
    <w:pPr>
      <w:ind w:left="720"/>
    </w:pPr>
  </w:style>
  <w:style w:type="table" w:styleId="MediumShading1">
    <w:name w:val="Medium Shading 1"/>
    <w:basedOn w:val="TableNormal"/>
    <w:uiPriority w:val="63"/>
    <w:rsid w:val="00763172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">
    <w:name w:val="Light Shading"/>
    <w:basedOn w:val="TableNormal"/>
    <w:uiPriority w:val="60"/>
    <w:rsid w:val="0076317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unhideWhenUsed/>
    <w:rsid w:val="000D77A6"/>
    <w:pPr>
      <w:spacing w:before="100" w:beforeAutospacing="1" w:after="100" w:afterAutospacing="1"/>
    </w:pPr>
    <w:rPr>
      <w:rFonts w:ascii="Times New Roman" w:hAnsi="Times New Roman"/>
      <w:lang w:eastAsia="de-CH"/>
    </w:rPr>
  </w:style>
  <w:style w:type="paragraph" w:customStyle="1" w:styleId="Default">
    <w:name w:val="Default"/>
    <w:rsid w:val="00F965FA"/>
    <w:pPr>
      <w:autoSpaceDE w:val="0"/>
      <w:autoSpaceDN w:val="0"/>
      <w:adjustRightInd w:val="0"/>
    </w:pPr>
    <w:rPr>
      <w:rFonts w:ascii="FuturaA Bk BT" w:hAnsi="FuturaA Bk BT" w:cs="FuturaA Bk BT"/>
      <w:color w:val="000000"/>
      <w:sz w:val="24"/>
      <w:szCs w:val="24"/>
      <w:lang w:val="de-CH"/>
    </w:rPr>
  </w:style>
  <w:style w:type="paragraph" w:customStyle="1" w:styleId="Headermax">
    <w:name w:val="Header max"/>
    <w:basedOn w:val="Normal"/>
    <w:rsid w:val="00053A67"/>
    <w:pPr>
      <w:tabs>
        <w:tab w:val="right" w:pos="9400"/>
      </w:tabs>
      <w:jc w:val="center"/>
    </w:pPr>
    <w:rPr>
      <w:b/>
      <w:sz w:val="28"/>
      <w:szCs w:val="20"/>
    </w:rPr>
  </w:style>
  <w:style w:type="paragraph" w:styleId="TableofFigures">
    <w:name w:val="table of figures"/>
    <w:basedOn w:val="Normal"/>
    <w:next w:val="Normal"/>
    <w:uiPriority w:val="99"/>
    <w:rsid w:val="00053A67"/>
    <w:pPr>
      <w:spacing w:line="276" w:lineRule="auto"/>
    </w:pPr>
    <w:rPr>
      <w:rFonts w:ascii="Calibri" w:hAnsi="Calibri"/>
      <w:szCs w:val="22"/>
    </w:rPr>
  </w:style>
  <w:style w:type="paragraph" w:customStyle="1" w:styleId="Pa5">
    <w:name w:val="Pa5"/>
    <w:basedOn w:val="Default"/>
    <w:next w:val="Default"/>
    <w:uiPriority w:val="99"/>
    <w:rsid w:val="00EF68F5"/>
    <w:pPr>
      <w:spacing w:line="201" w:lineRule="atLeast"/>
    </w:pPr>
    <w:rPr>
      <w:rFonts w:ascii="TradeGothic" w:hAnsi="TradeGothic" w:cs="Times New Roman"/>
      <w:color w:val="auto"/>
    </w:rPr>
  </w:style>
  <w:style w:type="character" w:customStyle="1" w:styleId="A6">
    <w:name w:val="A6"/>
    <w:uiPriority w:val="99"/>
    <w:rsid w:val="00EF68F5"/>
    <w:rPr>
      <w:rFonts w:cs="TradeGothic"/>
      <w:b/>
      <w:bCs/>
      <w:color w:val="000000"/>
      <w:sz w:val="36"/>
      <w:szCs w:val="36"/>
    </w:rPr>
  </w:style>
  <w:style w:type="character" w:customStyle="1" w:styleId="A7">
    <w:name w:val="A7"/>
    <w:uiPriority w:val="99"/>
    <w:rsid w:val="00EF68F5"/>
    <w:rPr>
      <w:rFonts w:cs="TradeGothic"/>
      <w:b/>
      <w:bCs/>
      <w:color w:val="000000"/>
      <w:sz w:val="28"/>
      <w:szCs w:val="28"/>
    </w:rPr>
  </w:style>
  <w:style w:type="paragraph" w:customStyle="1" w:styleId="Pa2">
    <w:name w:val="Pa2"/>
    <w:basedOn w:val="Default"/>
    <w:next w:val="Default"/>
    <w:uiPriority w:val="99"/>
    <w:rsid w:val="00EF68F5"/>
    <w:pPr>
      <w:spacing w:line="201" w:lineRule="atLeast"/>
    </w:pPr>
    <w:rPr>
      <w:rFonts w:ascii="TradeGothic" w:hAnsi="TradeGothic" w:cs="Times New Roman"/>
      <w:color w:val="auto"/>
    </w:rPr>
  </w:style>
  <w:style w:type="character" w:customStyle="1" w:styleId="A8">
    <w:name w:val="A8"/>
    <w:uiPriority w:val="99"/>
    <w:rsid w:val="00EF68F5"/>
    <w:rPr>
      <w:rFonts w:ascii="TradeGothic Light" w:hAnsi="TradeGothic Light" w:cs="TradeGothic Light"/>
      <w:color w:val="000000"/>
      <w:sz w:val="18"/>
      <w:szCs w:val="18"/>
    </w:rPr>
  </w:style>
  <w:style w:type="paragraph" w:customStyle="1" w:styleId="Pa6">
    <w:name w:val="Pa6"/>
    <w:basedOn w:val="Default"/>
    <w:next w:val="Default"/>
    <w:uiPriority w:val="99"/>
    <w:rsid w:val="00EF68F5"/>
    <w:pPr>
      <w:spacing w:line="201" w:lineRule="atLeast"/>
    </w:pPr>
    <w:rPr>
      <w:rFonts w:ascii="TradeGothic Light" w:hAnsi="TradeGothic Light" w:cs="Times New Roman"/>
      <w:color w:val="auto"/>
    </w:rPr>
  </w:style>
  <w:style w:type="character" w:customStyle="1" w:styleId="A9">
    <w:name w:val="A9"/>
    <w:uiPriority w:val="99"/>
    <w:rsid w:val="00EF68F5"/>
    <w:rPr>
      <w:rFonts w:cs="TradeGothic Light"/>
      <w:color w:val="000000"/>
    </w:rPr>
  </w:style>
  <w:style w:type="character" w:customStyle="1" w:styleId="A0">
    <w:name w:val="A0"/>
    <w:uiPriority w:val="99"/>
    <w:rsid w:val="00EF68F5"/>
    <w:rPr>
      <w:rFonts w:ascii="TradeGothic Light" w:hAnsi="TradeGothic Light" w:cs="TradeGothic Light"/>
      <w:color w:val="000000"/>
      <w:sz w:val="16"/>
      <w:szCs w:val="16"/>
    </w:rPr>
  </w:style>
  <w:style w:type="paragraph" w:customStyle="1" w:styleId="Pa0">
    <w:name w:val="Pa0"/>
    <w:basedOn w:val="Default"/>
    <w:next w:val="Default"/>
    <w:uiPriority w:val="99"/>
    <w:rsid w:val="00EF68F5"/>
    <w:pPr>
      <w:spacing w:line="161" w:lineRule="atLeast"/>
    </w:pPr>
    <w:rPr>
      <w:rFonts w:ascii="TradeGothic" w:hAnsi="TradeGothic" w:cs="Times New Roman"/>
      <w:color w:val="auto"/>
    </w:rPr>
  </w:style>
  <w:style w:type="character" w:customStyle="1" w:styleId="Heading7Char">
    <w:name w:val="Heading 7 Char"/>
    <w:basedOn w:val="DefaultParagraphFont"/>
    <w:link w:val="Heading7"/>
    <w:rsid w:val="00163BA3"/>
    <w:rPr>
      <w:rFonts w:ascii="Arial" w:hAnsi="Arial"/>
      <w:lang w:val="de-CH" w:eastAsia="de-DE"/>
    </w:rPr>
  </w:style>
  <w:style w:type="character" w:customStyle="1" w:styleId="Heading8Char">
    <w:name w:val="Heading 8 Char"/>
    <w:basedOn w:val="DefaultParagraphFont"/>
    <w:link w:val="Heading8"/>
    <w:rsid w:val="00163BA3"/>
    <w:rPr>
      <w:rFonts w:ascii="Arial" w:hAnsi="Arial"/>
      <w:i/>
      <w:lang w:val="de-CH" w:eastAsia="de-DE"/>
    </w:rPr>
  </w:style>
  <w:style w:type="character" w:customStyle="1" w:styleId="Heading9Char">
    <w:name w:val="Heading 9 Char"/>
    <w:basedOn w:val="DefaultParagraphFont"/>
    <w:link w:val="Heading9"/>
    <w:rsid w:val="00163BA3"/>
    <w:rPr>
      <w:rFonts w:ascii="Arial" w:hAnsi="Arial"/>
      <w:b/>
      <w:i/>
      <w:sz w:val="18"/>
      <w:lang w:val="de-CH" w:eastAsia="de-DE"/>
    </w:rPr>
  </w:style>
  <w:style w:type="paragraph" w:customStyle="1" w:styleId="TableText0">
    <w:name w:val="TableText"/>
    <w:basedOn w:val="BodyText"/>
    <w:rsid w:val="00645CCA"/>
    <w:pPr>
      <w:autoSpaceDE/>
      <w:autoSpaceDN/>
      <w:adjustRightInd/>
      <w:spacing w:before="40" w:after="40" w:line="240" w:lineRule="auto"/>
      <w:ind w:left="72" w:right="72"/>
    </w:pPr>
    <w:rPr>
      <w:rFonts w:cs="Times New Roman"/>
      <w:szCs w:val="20"/>
      <w:lang w:val="de-CH" w:eastAsia="de-DE"/>
    </w:rPr>
  </w:style>
  <w:style w:type="paragraph" w:customStyle="1" w:styleId="ListTable">
    <w:name w:val="List Table"/>
    <w:basedOn w:val="Normal"/>
    <w:rsid w:val="00645CCA"/>
    <w:pPr>
      <w:tabs>
        <w:tab w:val="left" w:pos="1080"/>
        <w:tab w:val="num" w:pos="1224"/>
      </w:tabs>
      <w:spacing w:before="40"/>
      <w:ind w:left="1080" w:hanging="374"/>
    </w:pPr>
    <w:rPr>
      <w:szCs w:val="20"/>
      <w:lang w:eastAsia="de-DE"/>
    </w:rPr>
  </w:style>
  <w:style w:type="paragraph" w:customStyle="1" w:styleId="Pa10">
    <w:name w:val="Pa10"/>
    <w:basedOn w:val="Default"/>
    <w:next w:val="Default"/>
    <w:uiPriority w:val="99"/>
    <w:rsid w:val="00E17656"/>
    <w:pPr>
      <w:spacing w:line="201" w:lineRule="atLeast"/>
    </w:pPr>
    <w:rPr>
      <w:rFonts w:ascii="TradeGothic" w:hAnsi="TradeGothic" w:cs="Times New Roman"/>
      <w:color w:val="auto"/>
    </w:rPr>
  </w:style>
  <w:style w:type="paragraph" w:customStyle="1" w:styleId="Pa12">
    <w:name w:val="Pa12"/>
    <w:basedOn w:val="Default"/>
    <w:next w:val="Default"/>
    <w:uiPriority w:val="99"/>
    <w:rsid w:val="00E17656"/>
    <w:pPr>
      <w:spacing w:line="201" w:lineRule="atLeast"/>
    </w:pPr>
    <w:rPr>
      <w:rFonts w:ascii="TradeGothic Light" w:hAnsi="TradeGothic Light" w:cs="Times New Roman"/>
      <w:color w:val="auto"/>
    </w:rPr>
  </w:style>
  <w:style w:type="character" w:customStyle="1" w:styleId="A19">
    <w:name w:val="A19"/>
    <w:uiPriority w:val="99"/>
    <w:rsid w:val="00E17656"/>
    <w:rPr>
      <w:rFonts w:cs="TradeGothic Light"/>
      <w:color w:val="000000"/>
      <w:sz w:val="15"/>
      <w:szCs w:val="15"/>
    </w:rPr>
  </w:style>
  <w:style w:type="character" w:styleId="Emphasis">
    <w:name w:val="Emphasis"/>
    <w:basedOn w:val="DefaultParagraphFont"/>
    <w:rsid w:val="00A83608"/>
    <w:rPr>
      <w:rFonts w:ascii="Arial" w:hAnsi="Arial" w:cs="Arial"/>
      <w:b/>
      <w:iCs/>
      <w:sz w:val="24"/>
      <w:szCs w:val="24"/>
    </w:rPr>
  </w:style>
  <w:style w:type="character" w:customStyle="1" w:styleId="TitelZchn">
    <w:name w:val="Titel Zchn"/>
    <w:basedOn w:val="DefaultParagraphFont"/>
    <w:rsid w:val="00B6206E"/>
    <w:rPr>
      <w:rFonts w:ascii="Arial" w:eastAsia="Times New Roman" w:hAnsi="Arial" w:cs="Times New Roman"/>
      <w:b/>
      <w:spacing w:val="-10"/>
      <w:kern w:val="3"/>
      <w:sz w:val="48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B6206E"/>
    <w:pPr>
      <w:spacing w:after="40"/>
    </w:pPr>
    <w:rPr>
      <w:rFonts w:eastAsia="Calibri"/>
      <w:b/>
      <w:szCs w:val="22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6206E"/>
    <w:rPr>
      <w:rFonts w:ascii="Arial" w:eastAsia="Calibri" w:hAnsi="Arial"/>
      <w:b/>
      <w:sz w:val="22"/>
      <w:szCs w:val="22"/>
      <w:u w:val="single"/>
      <w:lang w:val="de-CH"/>
    </w:rPr>
  </w:style>
  <w:style w:type="paragraph" w:customStyle="1" w:styleId="Aufzhlung">
    <w:name w:val="Aufzählung"/>
    <w:basedOn w:val="ListParagraph"/>
    <w:link w:val="AufzhlungZchn"/>
    <w:qFormat/>
    <w:rsid w:val="00B6206E"/>
    <w:pPr>
      <w:numPr>
        <w:numId w:val="29"/>
      </w:numPr>
      <w:spacing w:after="120"/>
    </w:pPr>
    <w:rPr>
      <w:rFonts w:eastAsia="Calibri"/>
      <w:szCs w:val="22"/>
    </w:rPr>
  </w:style>
  <w:style w:type="character" w:customStyle="1" w:styleId="AufzhlungZchn">
    <w:name w:val="Aufzählung Zchn"/>
    <w:basedOn w:val="DefaultParagraphFont"/>
    <w:link w:val="Aufzhlung"/>
    <w:rsid w:val="00B6206E"/>
    <w:rPr>
      <w:rFonts w:ascii="Arial" w:eastAsia="Calibri" w:hAnsi="Arial" w:cs="Arial"/>
      <w:sz w:val="22"/>
      <w:szCs w:val="22"/>
      <w:lang w:val="de-CH"/>
    </w:rPr>
  </w:style>
  <w:style w:type="paragraph" w:styleId="NoSpacing">
    <w:name w:val="No Spacing"/>
    <w:link w:val="NoSpacingChar"/>
    <w:uiPriority w:val="1"/>
    <w:qFormat/>
    <w:rsid w:val="00B6206E"/>
    <w:pPr>
      <w:spacing w:before="40" w:after="40"/>
    </w:pPr>
    <w:rPr>
      <w:rFonts w:ascii="Arial" w:eastAsia="Calibri" w:hAnsi="Arial"/>
      <w:szCs w:val="22"/>
      <w:lang w:val="de-CH"/>
    </w:rPr>
  </w:style>
  <w:style w:type="character" w:customStyle="1" w:styleId="NoSpacingChar">
    <w:name w:val="No Spacing Char"/>
    <w:basedOn w:val="DefaultParagraphFont"/>
    <w:link w:val="NoSpacing"/>
    <w:uiPriority w:val="1"/>
    <w:rsid w:val="00B6206E"/>
    <w:rPr>
      <w:rFonts w:ascii="Arial" w:eastAsia="Calibri" w:hAnsi="Arial"/>
      <w:szCs w:val="22"/>
      <w:lang w:val="de-CH"/>
    </w:rPr>
  </w:style>
  <w:style w:type="character" w:customStyle="1" w:styleId="Heading2Char">
    <w:name w:val="Heading 2 Char"/>
    <w:basedOn w:val="DefaultParagraphFont"/>
    <w:link w:val="Heading2"/>
    <w:rsid w:val="008D771A"/>
    <w:rPr>
      <w:rFonts w:ascii="Arial" w:hAnsi="Arial"/>
      <w:b/>
      <w:bCs/>
      <w:sz w:val="24"/>
      <w:szCs w:val="28"/>
      <w:lang w:val="de-CH" w:eastAsia="de-CH"/>
    </w:rPr>
  </w:style>
  <w:style w:type="character" w:customStyle="1" w:styleId="Heading1Char">
    <w:name w:val="Heading 1 Char"/>
    <w:basedOn w:val="DefaultParagraphFont"/>
    <w:link w:val="Heading1"/>
    <w:uiPriority w:val="9"/>
    <w:rsid w:val="001F7848"/>
    <w:rPr>
      <w:rFonts w:ascii="Arial" w:hAnsi="Arial"/>
      <w:b/>
      <w:bCs/>
      <w:sz w:val="32"/>
      <w:szCs w:val="32"/>
      <w:shd w:val="clear" w:color="auto" w:fill="EEECE1" w:themeFill="background2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A113FF"/>
  </w:style>
  <w:style w:type="paragraph" w:styleId="EndnoteText">
    <w:name w:val="endnote text"/>
    <w:basedOn w:val="Normal"/>
    <w:link w:val="EndnoteTextChar"/>
    <w:uiPriority w:val="99"/>
    <w:semiHidden/>
    <w:unhideWhenUsed/>
    <w:rsid w:val="00691CB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91CBB"/>
    <w:rPr>
      <w:rFonts w:ascii="Arial" w:hAnsi="Arial"/>
    </w:rPr>
  </w:style>
  <w:style w:type="character" w:styleId="EndnoteReference">
    <w:name w:val="endnote reference"/>
    <w:basedOn w:val="DefaultParagraphFont"/>
    <w:uiPriority w:val="99"/>
    <w:semiHidden/>
    <w:unhideWhenUsed/>
    <w:rsid w:val="00691CBB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705B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C6705B"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705B"/>
    <w:rPr>
      <w:rFonts w:ascii="Arial" w:hAnsi="Arial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D7E9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E94"/>
    <w:rPr>
      <w:rFonts w:ascii="Arial" w:hAnsi="Arial"/>
      <w:i/>
      <w:iCs/>
      <w:color w:val="404040" w:themeColor="text1" w:themeTint="BF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4D7E94"/>
    <w:rPr>
      <w:color w:val="2B579A"/>
      <w:shd w:val="clear" w:color="auto" w:fill="E6E6E6"/>
    </w:rPr>
  </w:style>
  <w:style w:type="paragraph" w:customStyle="1" w:styleId="Code">
    <w:name w:val="Code"/>
    <w:basedOn w:val="Normal"/>
    <w:link w:val="CodeZchn"/>
    <w:qFormat/>
    <w:rsid w:val="00C60554"/>
    <w:pPr>
      <w:ind w:left="-142"/>
    </w:pPr>
    <w:rPr>
      <w:rFonts w:ascii="Courier New" w:hAnsi="Courier New" w:cs="Courier New"/>
      <w:noProof/>
      <w:color w:val="0070C0"/>
      <w:sz w:val="20"/>
      <w:lang w:val="en-GB" w:eastAsia="de-CH"/>
    </w:rPr>
  </w:style>
  <w:style w:type="character" w:customStyle="1" w:styleId="CodeZchn">
    <w:name w:val="Code Zchn"/>
    <w:basedOn w:val="DefaultParagraphFont"/>
    <w:link w:val="Code"/>
    <w:rsid w:val="00C60554"/>
    <w:rPr>
      <w:rFonts w:ascii="Courier New" w:hAnsi="Courier New" w:cs="Courier New"/>
      <w:noProof/>
      <w:color w:val="0070C0"/>
      <w:szCs w:val="23"/>
      <w:lang w:val="en-GB" w:eastAsia="de-CH"/>
    </w:rPr>
  </w:style>
  <w:style w:type="character" w:customStyle="1" w:styleId="st">
    <w:name w:val="st"/>
    <w:basedOn w:val="DefaultParagraphFont"/>
    <w:rsid w:val="00AF600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0530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de-CH"/>
    </w:rPr>
  </w:style>
  <w:style w:type="character" w:customStyle="1" w:styleId="co2">
    <w:name w:val="co2"/>
    <w:basedOn w:val="DefaultParagraphFont"/>
    <w:rsid w:val="00117995"/>
  </w:style>
  <w:style w:type="character" w:customStyle="1" w:styleId="sy0">
    <w:name w:val="sy0"/>
    <w:basedOn w:val="DefaultParagraphFont"/>
    <w:rsid w:val="00117995"/>
  </w:style>
  <w:style w:type="character" w:customStyle="1" w:styleId="co1">
    <w:name w:val="co1"/>
    <w:basedOn w:val="DefaultParagraphFont"/>
    <w:rsid w:val="00117995"/>
  </w:style>
  <w:style w:type="character" w:customStyle="1" w:styleId="kw1">
    <w:name w:val="kw1"/>
    <w:basedOn w:val="DefaultParagraphFont"/>
    <w:rsid w:val="00117995"/>
  </w:style>
  <w:style w:type="character" w:customStyle="1" w:styleId="nu0">
    <w:name w:val="nu0"/>
    <w:basedOn w:val="DefaultParagraphFont"/>
    <w:rsid w:val="00117995"/>
  </w:style>
  <w:style w:type="character" w:customStyle="1" w:styleId="kw3">
    <w:name w:val="kw3"/>
    <w:basedOn w:val="DefaultParagraphFont"/>
    <w:rsid w:val="00117995"/>
  </w:style>
  <w:style w:type="character" w:customStyle="1" w:styleId="br0">
    <w:name w:val="br0"/>
    <w:basedOn w:val="DefaultParagraphFont"/>
    <w:rsid w:val="00117995"/>
  </w:style>
  <w:style w:type="character" w:customStyle="1" w:styleId="me1">
    <w:name w:val="me1"/>
    <w:basedOn w:val="DefaultParagraphFont"/>
    <w:rsid w:val="00117995"/>
  </w:style>
  <w:style w:type="character" w:styleId="SubtleEmphasis">
    <w:name w:val="Subtle Emphasis"/>
    <w:uiPriority w:val="19"/>
    <w:qFormat/>
    <w:rsid w:val="00117995"/>
    <w:rPr>
      <w:b/>
      <w:i/>
      <w:color w:val="E36C0A" w:themeColor="accent6" w:themeShade="BF"/>
    </w:rPr>
  </w:style>
  <w:style w:type="character" w:styleId="Strong">
    <w:name w:val="Strong"/>
    <w:basedOn w:val="DefaultParagraphFont"/>
    <w:uiPriority w:val="22"/>
    <w:qFormat/>
    <w:rsid w:val="0011799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81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7A8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2CB6"/>
    <w:rPr>
      <w:color w:val="808080"/>
      <w:shd w:val="clear" w:color="auto" w:fill="E6E6E6"/>
    </w:rPr>
  </w:style>
  <w:style w:type="table" w:styleId="LightShading-Accent4">
    <w:name w:val="Light Shading Accent 4"/>
    <w:basedOn w:val="TableNormal"/>
    <w:uiPriority w:val="60"/>
    <w:rsid w:val="006671F8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6671F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Grid3-Accent1">
    <w:name w:val="Medium Grid 3 Accent 1"/>
    <w:basedOn w:val="TableNormal"/>
    <w:uiPriority w:val="69"/>
    <w:rsid w:val="006671F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Revision">
    <w:name w:val="Revision"/>
    <w:hidden/>
    <w:uiPriority w:val="99"/>
    <w:semiHidden/>
    <w:rsid w:val="007D48C2"/>
    <w:rPr>
      <w:rFonts w:ascii="Arial" w:hAnsi="Arial" w:cs="Arial"/>
      <w:sz w:val="22"/>
      <w:szCs w:val="23"/>
      <w:lang w:val="de-CH"/>
    </w:rPr>
  </w:style>
  <w:style w:type="character" w:customStyle="1" w:styleId="FootnoteTextChar">
    <w:name w:val="Footnote Text Char"/>
    <w:basedOn w:val="DefaultParagraphFont"/>
    <w:link w:val="FootnoteText"/>
    <w:semiHidden/>
    <w:rsid w:val="005343B8"/>
    <w:rPr>
      <w:rFonts w:ascii="Arial" w:hAnsi="Arial" w:cs="Arial"/>
      <w:lang w:val="en-GB"/>
    </w:rPr>
  </w:style>
  <w:style w:type="character" w:styleId="PlaceholderText">
    <w:name w:val="Placeholder Text"/>
    <w:basedOn w:val="DefaultParagraphFont"/>
    <w:uiPriority w:val="99"/>
    <w:semiHidden/>
    <w:rsid w:val="004C0D58"/>
    <w:rPr>
      <w:color w:val="808080"/>
    </w:rPr>
  </w:style>
  <w:style w:type="paragraph" w:customStyle="1" w:styleId="Standard1">
    <w:name w:val="Standard1"/>
    <w:rsid w:val="005B57DD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customStyle="1" w:styleId="DocumentTitle0">
    <w:name w:val="DocumentTitle"/>
    <w:basedOn w:val="Heading1"/>
    <w:link w:val="DocumentTitleChar"/>
    <w:qFormat/>
    <w:rsid w:val="0075632D"/>
    <w:pPr>
      <w:numPr>
        <w:numId w:val="0"/>
      </w:num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8DB3E2" w:themeFill="text2" w:themeFillTint="66"/>
      <w:tabs>
        <w:tab w:val="center" w:pos="4852"/>
        <w:tab w:val="left" w:pos="7518"/>
      </w:tabs>
      <w:ind w:left="66"/>
      <w:jc w:val="left"/>
    </w:pPr>
    <w:rPr>
      <w:sz w:val="52"/>
      <w:szCs w:val="52"/>
    </w:rPr>
  </w:style>
  <w:style w:type="character" w:customStyle="1" w:styleId="DocumentTitleChar">
    <w:name w:val="DocumentTitle Char"/>
    <w:basedOn w:val="Heading1Char"/>
    <w:link w:val="DocumentTitle0"/>
    <w:rsid w:val="0075632D"/>
    <w:rPr>
      <w:rFonts w:ascii="Arial" w:hAnsi="Arial" w:cs="Arial"/>
      <w:b/>
      <w:bCs/>
      <w:sz w:val="52"/>
      <w:szCs w:val="52"/>
      <w:shd w:val="clear" w:color="auto" w:fill="8DB3E2" w:themeFill="text2" w:themeFillTint="66"/>
      <w:lang w:val="de-CH"/>
    </w:rPr>
  </w:style>
  <w:style w:type="table" w:customStyle="1" w:styleId="GridTable4-Accent11">
    <w:name w:val="Grid Table 4 - Accent 11"/>
    <w:basedOn w:val="TableNormal"/>
    <w:uiPriority w:val="49"/>
    <w:rsid w:val="000C6EA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alculator">
    <w:name w:val="Calculator"/>
    <w:basedOn w:val="Code"/>
    <w:link w:val="CalculatorChar"/>
    <w:qFormat/>
    <w:rsid w:val="00C60554"/>
    <w:pPr>
      <w:ind w:firstLine="862"/>
    </w:pPr>
    <w:rPr>
      <w:b/>
      <w:bCs/>
      <w:sz w:val="22"/>
      <w:szCs w:val="24"/>
    </w:rPr>
  </w:style>
  <w:style w:type="paragraph" w:customStyle="1" w:styleId="BedienStep">
    <w:name w:val="BedienStep"/>
    <w:basedOn w:val="BodyText"/>
    <w:link w:val="BedienStepChar"/>
    <w:qFormat/>
    <w:rsid w:val="00076087"/>
    <w:pPr>
      <w:ind w:left="0"/>
    </w:pPr>
    <w:rPr>
      <w:b/>
      <w:i/>
      <w:iCs/>
      <w:lang w:val="de-DE"/>
    </w:rPr>
  </w:style>
  <w:style w:type="character" w:customStyle="1" w:styleId="CalculatorChar">
    <w:name w:val="Calculator Char"/>
    <w:basedOn w:val="CodeZchn"/>
    <w:link w:val="Calculator"/>
    <w:rsid w:val="00C60554"/>
    <w:rPr>
      <w:rFonts w:ascii="Courier New" w:hAnsi="Courier New" w:cs="Courier New"/>
      <w:b/>
      <w:bCs/>
      <w:noProof/>
      <w:color w:val="0070C0"/>
      <w:sz w:val="22"/>
      <w:szCs w:val="23"/>
      <w:lang w:val="en-GB" w:eastAsia="de-CH"/>
    </w:rPr>
  </w:style>
  <w:style w:type="character" w:customStyle="1" w:styleId="BodyTextChar">
    <w:name w:val="Body Text Char"/>
    <w:basedOn w:val="DefaultParagraphFont"/>
    <w:link w:val="BodyText"/>
    <w:semiHidden/>
    <w:rsid w:val="00076087"/>
    <w:rPr>
      <w:rFonts w:ascii="Arial" w:hAnsi="Arial" w:cs="Arial"/>
      <w:sz w:val="22"/>
      <w:szCs w:val="23"/>
      <w:lang w:val="en-GB"/>
    </w:rPr>
  </w:style>
  <w:style w:type="character" w:customStyle="1" w:styleId="BedienStepChar">
    <w:name w:val="BedienStep Char"/>
    <w:basedOn w:val="BodyTextChar"/>
    <w:link w:val="BedienStep"/>
    <w:rsid w:val="00076087"/>
    <w:rPr>
      <w:rFonts w:ascii="Arial" w:hAnsi="Arial" w:cs="Arial"/>
      <w:b/>
      <w:i/>
      <w:iCs/>
      <w:sz w:val="22"/>
      <w:szCs w:val="23"/>
      <w:lang w:val="de-DE"/>
    </w:rPr>
  </w:style>
  <w:style w:type="table" w:customStyle="1" w:styleId="GridTable2-Accent31">
    <w:name w:val="Grid Table 2 - Accent 31"/>
    <w:basedOn w:val="TableNormal"/>
    <w:uiPriority w:val="47"/>
    <w:rsid w:val="00200BDE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1D0D69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1718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D06D3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9346A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69346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37719C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A4D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0A4D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A4D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3">
    <w:name w:val="Grid Table 4 Accent 3"/>
    <w:basedOn w:val="TableNormal"/>
    <w:uiPriority w:val="49"/>
    <w:rsid w:val="000F6C3C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9564C4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F8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F8C"/>
    <w:rPr>
      <w:rFonts w:ascii="Arial" w:hAnsi="Arial" w:cs="Arial"/>
      <w:i/>
      <w:iCs/>
      <w:color w:val="4F81BD" w:themeColor="accent1"/>
      <w:sz w:val="22"/>
      <w:szCs w:val="23"/>
      <w:lang w:val="de-CH"/>
    </w:rPr>
  </w:style>
  <w:style w:type="character" w:styleId="IntenseEmphasis">
    <w:name w:val="Intense Emphasis"/>
    <w:basedOn w:val="DefaultParagraphFont"/>
    <w:uiPriority w:val="21"/>
    <w:qFormat/>
    <w:rsid w:val="008617E2"/>
    <w:rPr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36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after="0" w:line="240" w:lineRule="auto"/>
      <w:contextualSpacing w:val="0"/>
      <w:jc w:val="left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36D6"/>
    <w:rPr>
      <w:rFonts w:ascii="Courier New" w:eastAsiaTheme="minorEastAsia" w:hAnsi="Courier New" w:cs="Courier New"/>
    </w:rPr>
  </w:style>
  <w:style w:type="character" w:customStyle="1" w:styleId="FooterChar">
    <w:name w:val="Footer Char"/>
    <w:basedOn w:val="DefaultParagraphFont"/>
    <w:link w:val="Footer"/>
    <w:rsid w:val="00F8211D"/>
    <w:rPr>
      <w:rFonts w:ascii="Arial" w:hAnsi="Arial" w:cs="Arial"/>
      <w:sz w:val="22"/>
      <w:szCs w:val="23"/>
      <w:lang w:val="de-CH"/>
    </w:rPr>
  </w:style>
  <w:style w:type="paragraph" w:customStyle="1" w:styleId="Header1">
    <w:name w:val="Header1"/>
    <w:basedOn w:val="Footer"/>
    <w:link w:val="headerChar"/>
    <w:qFormat/>
    <w:rsid w:val="00110066"/>
    <w:pPr>
      <w:jc w:val="center"/>
    </w:pPr>
  </w:style>
  <w:style w:type="character" w:customStyle="1" w:styleId="headerChar">
    <w:name w:val="header Char"/>
    <w:basedOn w:val="FooterChar"/>
    <w:link w:val="Header1"/>
    <w:rsid w:val="00110066"/>
    <w:rPr>
      <w:rFonts w:ascii="Arial" w:hAnsi="Arial" w:cs="Arial"/>
      <w:sz w:val="22"/>
      <w:szCs w:val="23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3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8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6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83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6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1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4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1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6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7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5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99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57CE74-4BDD-854D-95AA-F2EFE365C86E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DIN</b:Tag>
    <b:SourceType>Book</b:SourceType>
    <b:Guid>{AD64BA6C-DE4D-442C-9EAF-A81A93AF1F7D}</b:Guid>
    <b:LCID>de-CH</b:LCID>
    <b:Title>DIN 2413</b:Title>
    <b:RefOrder>1</b:RefOrder>
  </b:Source>
</b:Sources>
</file>

<file path=customXml/itemProps1.xml><?xml version="1.0" encoding="utf-8"?>
<ds:datastoreItem xmlns:ds="http://schemas.openxmlformats.org/officeDocument/2006/customXml" ds:itemID="{271EC1BF-EB3A-497F-B21C-9E58DF6F8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3884</Words>
  <Characters>22145</Characters>
  <Application>Microsoft Office Word</Application>
  <DocSecurity>0</DocSecurity>
  <Lines>184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FM-GAS-080</vt:lpstr>
      <vt:lpstr>FM-GAS-080</vt:lpstr>
    </vt:vector>
  </TitlesOfParts>
  <Company>ALSTOM (Switzerland) Ltd.</Company>
  <LinksUpToDate>false</LinksUpToDate>
  <CharactersWithSpaces>25978</CharactersWithSpaces>
  <SharedDoc>false</SharedDoc>
  <HLinks>
    <vt:vector size="108" baseType="variant">
      <vt:variant>
        <vt:i4>2031672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_Toc56337598</vt:lpwstr>
      </vt:variant>
      <vt:variant>
        <vt:i4>3932202</vt:i4>
      </vt:variant>
      <vt:variant>
        <vt:i4>184</vt:i4>
      </vt:variant>
      <vt:variant>
        <vt:i4>0</vt:i4>
      </vt:variant>
      <vt:variant>
        <vt:i4>5</vt:i4>
      </vt:variant>
      <vt:variant>
        <vt:lpwstr>https://d.docs.live.net/83629ff0e1aae75d/2. Schule/2. Juventus/5. Semester/Projektarbeiten/4. Projekt Scripting/PA_Powershell_Datenbanken_Jaggi_Iselin_Wettstein.docx</vt:lpwstr>
      </vt:variant>
      <vt:variant>
        <vt:lpwstr>_Toc56337597</vt:lpwstr>
      </vt:variant>
      <vt:variant>
        <vt:i4>1114168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_Toc56337596</vt:lpwstr>
      </vt:variant>
      <vt:variant>
        <vt:i4>4063274</vt:i4>
      </vt:variant>
      <vt:variant>
        <vt:i4>172</vt:i4>
      </vt:variant>
      <vt:variant>
        <vt:i4>0</vt:i4>
      </vt:variant>
      <vt:variant>
        <vt:i4>5</vt:i4>
      </vt:variant>
      <vt:variant>
        <vt:lpwstr>https://d.docs.live.net/83629ff0e1aae75d/2. Schule/2. Juventus/5. Semester/Projektarbeiten/4. Projekt Scripting/PA_Powershell_Datenbanken_Jaggi_Iselin_Wettstein.docx</vt:lpwstr>
      </vt:variant>
      <vt:variant>
        <vt:lpwstr>_Toc56337595</vt:lpwstr>
      </vt:variant>
      <vt:variant>
        <vt:i4>4128810</vt:i4>
      </vt:variant>
      <vt:variant>
        <vt:i4>166</vt:i4>
      </vt:variant>
      <vt:variant>
        <vt:i4>0</vt:i4>
      </vt:variant>
      <vt:variant>
        <vt:i4>5</vt:i4>
      </vt:variant>
      <vt:variant>
        <vt:lpwstr>https://d.docs.live.net/83629ff0e1aae75d/2. Schule/2. Juventus/5. Semester/Projektarbeiten/4. Projekt Scripting/PA_Powershell_Datenbanken_Jaggi_Iselin_Wettstein.docx</vt:lpwstr>
      </vt:variant>
      <vt:variant>
        <vt:lpwstr>_Toc56337594</vt:lpwstr>
      </vt:variant>
      <vt:variant>
        <vt:i4>1048604</vt:i4>
      </vt:variant>
      <vt:variant>
        <vt:i4>146</vt:i4>
      </vt:variant>
      <vt:variant>
        <vt:i4>0</vt:i4>
      </vt:variant>
      <vt:variant>
        <vt:i4>5</vt:i4>
      </vt:variant>
      <vt:variant>
        <vt:lpwstr>https://github.com/loony/scriptingPowershellMySQLWPFChartDiagram</vt:lpwstr>
      </vt:variant>
      <vt:variant>
        <vt:lpwstr/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_Toc56280988</vt:lpwstr>
      </vt:variant>
      <vt:variant>
        <vt:i4>1507391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_Toc56280987</vt:lpwstr>
      </vt:variant>
      <vt:variant>
        <vt:i4>1441855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_Toc56280986</vt:lpwstr>
      </vt:variant>
      <vt:variant>
        <vt:i4>1376319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_Toc56280985</vt:lpwstr>
      </vt:variant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_Toc56280984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_Toc56280983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_Toc56280982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_Toc56280981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_Toc56280980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_Toc56280979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_Toc56280978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_Toc56280977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FM-GAS-080</dc:title>
  <dc:subject>Form Sheet - Sales &amp; Order Execution Document (SOE)</dc:subject>
  <dc:creator>dulrich</dc:creator>
  <cp:keywords/>
  <cp:lastModifiedBy>loony bin</cp:lastModifiedBy>
  <cp:revision>2</cp:revision>
  <cp:lastPrinted>2020-06-20T01:22:00Z</cp:lastPrinted>
  <dcterms:created xsi:type="dcterms:W3CDTF">2020-11-25T20:14:00Z</dcterms:created>
  <dcterms:modified xsi:type="dcterms:W3CDTF">2020-11-25T20:14:00Z</dcterms:modified>
</cp:coreProperties>
</file>